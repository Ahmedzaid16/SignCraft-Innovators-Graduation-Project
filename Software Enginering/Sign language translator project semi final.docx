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5000" w:type="pct"/>
        <w:tblLook w:val="04A0" w:firstRow="1" w:lastRow="0" w:firstColumn="1" w:lastColumn="0" w:noHBand="0" w:noVBand="1"/>
      </w:tblPr>
      <w:tblGrid>
        <w:gridCol w:w="3011"/>
        <w:gridCol w:w="2593"/>
        <w:gridCol w:w="2901"/>
      </w:tblGrid>
      <w:tr w:rsidR="00490DEA" w:rsidRPr="00AB73E9" w14:paraId="3F82D2A2" w14:textId="77777777">
        <w:trPr>
          <w:trHeight w:val="1408"/>
        </w:trPr>
        <w:tc>
          <w:tcPr>
            <w:tcW w:w="2794" w:type="dxa"/>
            <w:vAlign w:val="bottom"/>
          </w:tcPr>
          <w:p w14:paraId="3A79FD29" w14:textId="33F670C9" w:rsidR="00490DEA" w:rsidRPr="00AB73E9" w:rsidRDefault="00281D43">
            <w:pPr>
              <w:jc w:val="center"/>
              <w:rPr>
                <w:rFonts w:cs="Simplified Arabic"/>
                <w:b/>
                <w:bCs/>
                <w:noProof/>
                <w:sz w:val="16"/>
                <w:szCs w:val="16"/>
                <w:rtl/>
              </w:rPr>
            </w:pPr>
            <w:r>
              <w:rPr>
                <w:rFonts w:cs="Simplified Arabic" w:hint="cs"/>
                <w:b/>
                <w:bCs/>
                <w:noProof/>
                <w:sz w:val="16"/>
                <w:szCs w:val="16"/>
                <w:rtl/>
              </w:rPr>
              <w:drawing>
                <wp:anchor distT="0" distB="0" distL="114300" distR="114300" simplePos="0" relativeHeight="251658244" behindDoc="1" locked="0" layoutInCell="1" allowOverlap="1" wp14:anchorId="649A544C" wp14:editId="1EEE4C9D">
                  <wp:simplePos x="0" y="0"/>
                  <wp:positionH relativeFrom="column">
                    <wp:posOffset>367030</wp:posOffset>
                  </wp:positionH>
                  <wp:positionV relativeFrom="paragraph">
                    <wp:posOffset>3810</wp:posOffset>
                  </wp:positionV>
                  <wp:extent cx="933450" cy="785495"/>
                  <wp:effectExtent l="0" t="0" r="0" b="0"/>
                  <wp:wrapThrough wrapText="bothSides">
                    <wp:wrapPolygon edited="0">
                      <wp:start x="0" y="0"/>
                      <wp:lineTo x="0" y="20954"/>
                      <wp:lineTo x="21159" y="20954"/>
                      <wp:lineTo x="21159" y="0"/>
                      <wp:lineTo x="0" y="0"/>
                    </wp:wrapPolygon>
                  </wp:wrapThrough>
                  <wp:docPr id="19" name="Picture 19"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جامعة بنها الجديد"/>
                          <pic:cNvPicPr>
                            <a:picLocks noChangeAspect="1" noChangeArrowheads="1"/>
                          </pic:cNvPicPr>
                        </pic:nvPicPr>
                        <pic:blipFill>
                          <a:blip r:embed="rId11" cstate="print"/>
                          <a:srcRect/>
                          <a:stretch>
                            <a:fillRect/>
                          </a:stretch>
                        </pic:blipFill>
                        <pic:spPr bwMode="auto">
                          <a:xfrm>
                            <a:off x="0" y="0"/>
                            <a:ext cx="933450" cy="7854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2407" w:type="dxa"/>
          </w:tcPr>
          <w:p w14:paraId="74F1E2EF" w14:textId="77777777" w:rsidR="00490DEA" w:rsidRPr="00AB73E9" w:rsidRDefault="00490DEA">
            <w:pPr>
              <w:rPr>
                <w:rFonts w:cs="Simplified Arabic"/>
                <w:b/>
                <w:bCs/>
                <w:noProof/>
                <w:sz w:val="16"/>
                <w:szCs w:val="16"/>
                <w:rtl/>
              </w:rPr>
            </w:pPr>
          </w:p>
        </w:tc>
        <w:tc>
          <w:tcPr>
            <w:tcW w:w="2693" w:type="dxa"/>
            <w:vAlign w:val="bottom"/>
          </w:tcPr>
          <w:p w14:paraId="7E9BF13E" w14:textId="7209C3C7" w:rsidR="00490DEA" w:rsidRPr="00AB73E9" w:rsidRDefault="00490DEA">
            <w:pPr>
              <w:jc w:val="center"/>
              <w:rPr>
                <w:rFonts w:cs="Simplified Arabic"/>
                <w:b/>
                <w:bCs/>
                <w:noProof/>
                <w:sz w:val="16"/>
                <w:szCs w:val="16"/>
                <w:rtl/>
              </w:rPr>
            </w:pPr>
            <w:bookmarkStart w:id="0" w:name="OLE_LINK1167"/>
            <w:r>
              <w:rPr>
                <w:rFonts w:cs="Simplified Arabic"/>
                <w:b/>
                <w:bCs/>
                <w:noProof/>
                <w:sz w:val="16"/>
                <w:szCs w:val="16"/>
              </w:rPr>
              <w:drawing>
                <wp:anchor distT="0" distB="0" distL="114300" distR="114300" simplePos="0" relativeHeight="251617280" behindDoc="0" locked="0" layoutInCell="1" allowOverlap="1" wp14:anchorId="2569679B" wp14:editId="6DA37D0D">
                  <wp:simplePos x="0" y="0"/>
                  <wp:positionH relativeFrom="column">
                    <wp:posOffset>457200</wp:posOffset>
                  </wp:positionH>
                  <wp:positionV relativeFrom="paragraph">
                    <wp:posOffset>-460375</wp:posOffset>
                  </wp:positionV>
                  <wp:extent cx="807720" cy="843280"/>
                  <wp:effectExtent l="0" t="0" r="0" b="0"/>
                  <wp:wrapThrough wrapText="bothSides">
                    <wp:wrapPolygon edited="0">
                      <wp:start x="4585" y="0"/>
                      <wp:lineTo x="0" y="1952"/>
                      <wp:lineTo x="0" y="12687"/>
                      <wp:lineTo x="1019" y="16590"/>
                      <wp:lineTo x="6113" y="20982"/>
                      <wp:lineTo x="7132" y="20982"/>
                      <wp:lineTo x="13755" y="20982"/>
                      <wp:lineTo x="14774" y="20982"/>
                      <wp:lineTo x="19868" y="16590"/>
                      <wp:lineTo x="20887" y="11711"/>
                      <wp:lineTo x="20887" y="2440"/>
                      <wp:lineTo x="15792" y="0"/>
                      <wp:lineTo x="4585" y="0"/>
                    </wp:wrapPolygon>
                  </wp:wrapThrough>
                  <wp:docPr id="20" name="Picture 20" descr="A logo of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A logo of a computer compan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807720" cy="843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0"/>
          </w:p>
        </w:tc>
      </w:tr>
      <w:tr w:rsidR="00490DEA" w:rsidRPr="00AB73E9" w14:paraId="23C55EAA" w14:textId="77777777">
        <w:tc>
          <w:tcPr>
            <w:tcW w:w="2794" w:type="dxa"/>
          </w:tcPr>
          <w:p w14:paraId="18D7551D" w14:textId="2D79C7E5" w:rsidR="00490DEA" w:rsidRPr="00897EEF" w:rsidRDefault="00490DEA">
            <w:pPr>
              <w:jc w:val="center"/>
              <w:rPr>
                <w:rFonts w:asciiTheme="majorBidi" w:hAnsiTheme="majorBidi" w:cstheme="majorBidi"/>
                <w:b/>
                <w:bCs/>
                <w:noProof/>
                <w:sz w:val="26"/>
                <w:szCs w:val="26"/>
                <w:rtl/>
              </w:rPr>
            </w:pPr>
            <w:proofErr w:type="spellStart"/>
            <w:r w:rsidRPr="00897EEF">
              <w:rPr>
                <w:rFonts w:asciiTheme="majorBidi" w:hAnsiTheme="majorBidi" w:cstheme="majorBidi"/>
                <w:b/>
                <w:bCs/>
                <w:sz w:val="26"/>
                <w:szCs w:val="26"/>
              </w:rPr>
              <w:t>Benha</w:t>
            </w:r>
            <w:proofErr w:type="spellEnd"/>
            <w:r w:rsidRPr="00897EEF">
              <w:rPr>
                <w:rFonts w:asciiTheme="majorBidi" w:hAnsiTheme="majorBidi" w:cstheme="majorBidi"/>
                <w:b/>
                <w:bCs/>
                <w:sz w:val="26"/>
                <w:szCs w:val="26"/>
              </w:rPr>
              <w:t xml:space="preserve"> University</w:t>
            </w:r>
          </w:p>
        </w:tc>
        <w:tc>
          <w:tcPr>
            <w:tcW w:w="2407" w:type="dxa"/>
          </w:tcPr>
          <w:p w14:paraId="17E8FF39" w14:textId="77777777" w:rsidR="00490DEA" w:rsidRPr="005E6904" w:rsidRDefault="00490DEA">
            <w:pPr>
              <w:rPr>
                <w:rFonts w:asciiTheme="majorBidi" w:hAnsiTheme="majorBidi" w:cstheme="majorBidi"/>
                <w:b/>
                <w:bCs/>
                <w:noProof/>
                <w:sz w:val="26"/>
                <w:szCs w:val="26"/>
                <w:rtl/>
              </w:rPr>
            </w:pPr>
          </w:p>
        </w:tc>
        <w:tc>
          <w:tcPr>
            <w:tcW w:w="2693" w:type="dxa"/>
          </w:tcPr>
          <w:p w14:paraId="6093DE55" w14:textId="77777777" w:rsidR="00490DEA" w:rsidRPr="00897EEF" w:rsidRDefault="00490DEA">
            <w:pPr>
              <w:jc w:val="center"/>
              <w:rPr>
                <w:rFonts w:asciiTheme="majorBidi" w:hAnsiTheme="majorBidi" w:cstheme="majorBidi"/>
                <w:b/>
                <w:bCs/>
                <w:noProof/>
                <w:sz w:val="26"/>
                <w:szCs w:val="26"/>
                <w:rtl/>
              </w:rPr>
            </w:pPr>
            <w:r w:rsidRPr="00897EEF">
              <w:rPr>
                <w:rFonts w:asciiTheme="majorBidi" w:hAnsiTheme="majorBidi" w:cstheme="majorBidi"/>
                <w:b/>
                <w:bCs/>
                <w:sz w:val="26"/>
                <w:szCs w:val="26"/>
              </w:rPr>
              <w:t xml:space="preserve">Faculty of Computers &amp; </w:t>
            </w:r>
            <w:r>
              <w:rPr>
                <w:rFonts w:asciiTheme="majorBidi" w:hAnsiTheme="majorBidi" w:cstheme="majorBidi"/>
                <w:b/>
                <w:bCs/>
                <w:sz w:val="26"/>
                <w:szCs w:val="26"/>
              </w:rPr>
              <w:t>Artificial Intelligence</w:t>
            </w:r>
          </w:p>
        </w:tc>
      </w:tr>
    </w:tbl>
    <w:p w14:paraId="6D90AFF7" w14:textId="1A33FDAD" w:rsidR="00490DEA" w:rsidRPr="008A62DE" w:rsidRDefault="00C74641" w:rsidP="008A62DE">
      <w:pPr>
        <w:jc w:val="center"/>
        <w:rPr>
          <w:rFonts w:cs="Simplified Arabic"/>
          <w:b/>
          <w:bCs/>
          <w:noProof/>
          <w:sz w:val="16"/>
          <w:szCs w:val="16"/>
        </w:rPr>
      </w:pPr>
      <w:r>
        <w:rPr>
          <w:rFonts w:cs="Simplified Arabic"/>
          <w:b/>
          <w:bCs/>
          <w:noProof/>
          <w:sz w:val="16"/>
          <w:szCs w:val="16"/>
          <w:rtl/>
        </w:rPr>
        <mc:AlternateContent>
          <mc:Choice Requires="wps">
            <w:drawing>
              <wp:anchor distT="0" distB="0" distL="114300" distR="114300" simplePos="0" relativeHeight="251616256" behindDoc="0" locked="0" layoutInCell="1" allowOverlap="1" wp14:anchorId="59CABF4E" wp14:editId="65E2C6CD">
                <wp:simplePos x="0" y="0"/>
                <wp:positionH relativeFrom="column">
                  <wp:posOffset>-259080</wp:posOffset>
                </wp:positionH>
                <wp:positionV relativeFrom="paragraph">
                  <wp:posOffset>-2152015</wp:posOffset>
                </wp:positionV>
                <wp:extent cx="5736075" cy="9425940"/>
                <wp:effectExtent l="38100" t="38100" r="36195" b="41910"/>
                <wp:wrapNone/>
                <wp:docPr id="1320270951" name="Rectangle 1320270951"/>
                <wp:cNvGraphicFramePr/>
                <a:graphic xmlns:a="http://schemas.openxmlformats.org/drawingml/2006/main">
                  <a:graphicData uri="http://schemas.microsoft.com/office/word/2010/wordprocessingShape">
                    <wps:wsp>
                      <wps:cNvSpPr/>
                      <wps:spPr>
                        <a:xfrm>
                          <a:off x="0" y="0"/>
                          <a:ext cx="5736075" cy="9425940"/>
                        </a:xfrm>
                        <a:prstGeom prst="rect">
                          <a:avLst/>
                        </a:prstGeom>
                        <a:noFill/>
                        <a:ln w="7620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F1CB9" id="Rectangle 1320270951" o:spid="_x0000_s1026" style="position:absolute;margin-left:-20.4pt;margin-top:-169.45pt;width:451.65pt;height:742.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" filled="f" strokecolor="black [3213]" strokeweight="6pt">
                <v:stroke linestyle="thinThick"/>
              </v:rect>
            </w:pict>
          </mc:Fallback>
        </mc:AlternateContent>
      </w:r>
      <w:r w:rsidR="008957F1">
        <w:rPr>
          <w:rFonts w:asciiTheme="minorBidi" w:hAnsiTheme="minorBidi"/>
          <w:b/>
          <w:bCs/>
          <w:color w:val="C00000"/>
          <w:sz w:val="72"/>
          <w:szCs w:val="72"/>
        </w:rPr>
        <w:t>Sign Language</w:t>
      </w:r>
    </w:p>
    <w:p w14:paraId="77E3D560" w14:textId="6C233E76" w:rsidR="008957F1" w:rsidRPr="00B555DA" w:rsidRDefault="008957F1" w:rsidP="00B555DA">
      <w:pPr>
        <w:jc w:val="center"/>
        <w:rPr>
          <w:rFonts w:asciiTheme="minorBidi" w:hAnsiTheme="minorBidi"/>
          <w:b/>
          <w:bCs/>
          <w:color w:val="C00000"/>
          <w:sz w:val="72"/>
          <w:szCs w:val="72"/>
        </w:rPr>
      </w:pPr>
      <w:r>
        <w:rPr>
          <w:rFonts w:asciiTheme="minorBidi" w:hAnsiTheme="minorBidi"/>
          <w:b/>
          <w:bCs/>
          <w:color w:val="C00000"/>
          <w:sz w:val="72"/>
          <w:szCs w:val="72"/>
        </w:rPr>
        <w:t>Translator</w:t>
      </w:r>
    </w:p>
    <w:p w14:paraId="58B1964D" w14:textId="1D81E559" w:rsidR="00490DEA" w:rsidRPr="00DD2DC5" w:rsidRDefault="00490DEA" w:rsidP="00DD2DC5">
      <w:pPr>
        <w:jc w:val="center"/>
        <w:rPr>
          <w:rFonts w:asciiTheme="majorBidi" w:hAnsiTheme="majorBidi" w:cstheme="majorBidi"/>
          <w:color w:val="0070C0"/>
          <w:sz w:val="28"/>
          <w:szCs w:val="28"/>
        </w:rPr>
      </w:pPr>
      <w:r w:rsidRPr="00011805">
        <w:rPr>
          <w:rFonts w:asciiTheme="majorBidi" w:hAnsiTheme="majorBidi" w:cstheme="majorBidi"/>
          <w:color w:val="0070C0"/>
          <w:sz w:val="28"/>
          <w:szCs w:val="28"/>
        </w:rPr>
        <w:t xml:space="preserve">A </w:t>
      </w:r>
      <w:r>
        <w:rPr>
          <w:rFonts w:asciiTheme="majorBidi" w:hAnsiTheme="majorBidi" w:cstheme="majorBidi"/>
          <w:color w:val="0070C0"/>
          <w:sz w:val="28"/>
          <w:szCs w:val="28"/>
        </w:rPr>
        <w:t xml:space="preserve">senior </w:t>
      </w:r>
      <w:r w:rsidRPr="00011805">
        <w:rPr>
          <w:rFonts w:asciiTheme="majorBidi" w:hAnsiTheme="majorBidi" w:cstheme="majorBidi"/>
          <w:color w:val="0070C0"/>
          <w:sz w:val="28"/>
          <w:szCs w:val="28"/>
        </w:rPr>
        <w:t>project submitted in partial fulfillment of the requirements</w:t>
      </w:r>
      <w:r>
        <w:rPr>
          <w:rFonts w:asciiTheme="majorBidi" w:hAnsiTheme="majorBidi" w:cstheme="majorBidi"/>
          <w:color w:val="0070C0"/>
          <w:sz w:val="28"/>
          <w:szCs w:val="28"/>
        </w:rPr>
        <w:t xml:space="preserve"> </w:t>
      </w:r>
      <w:r w:rsidRPr="00011805">
        <w:rPr>
          <w:rFonts w:asciiTheme="majorBidi" w:hAnsiTheme="majorBidi" w:cstheme="majorBidi"/>
          <w:color w:val="0070C0"/>
          <w:sz w:val="28"/>
          <w:szCs w:val="28"/>
        </w:rPr>
        <w:t xml:space="preserve">for the degree of Bachelor of Computers and </w:t>
      </w:r>
      <w:r w:rsidRPr="00A60E58">
        <w:rPr>
          <w:rFonts w:asciiTheme="majorBidi" w:hAnsiTheme="majorBidi" w:cstheme="majorBidi"/>
          <w:color w:val="0070C0"/>
          <w:sz w:val="28"/>
          <w:szCs w:val="28"/>
        </w:rPr>
        <w:t>Artificial Intelligence</w:t>
      </w:r>
      <w:r>
        <w:rPr>
          <w:rFonts w:asciiTheme="majorBidi" w:hAnsiTheme="majorBidi" w:cstheme="majorBidi"/>
          <w:color w:val="0070C0"/>
          <w:sz w:val="28"/>
          <w:szCs w:val="28"/>
        </w:rPr>
        <w:t>.</w:t>
      </w:r>
    </w:p>
    <w:p w14:paraId="3AE0FA7E" w14:textId="32EB3360" w:rsidR="00490DEA" w:rsidRDefault="008957F1" w:rsidP="00B010A1">
      <w:pPr>
        <w:jc w:val="center"/>
        <w:rPr>
          <w:rFonts w:asciiTheme="majorBidi" w:hAnsiTheme="majorBidi" w:cstheme="majorBidi"/>
          <w:b/>
          <w:bCs/>
          <w:noProof/>
          <w:sz w:val="32"/>
          <w:szCs w:val="32"/>
        </w:rPr>
      </w:pPr>
      <w:r>
        <w:rPr>
          <w:rFonts w:asciiTheme="majorBidi" w:hAnsiTheme="majorBidi" w:cstheme="majorBidi"/>
          <w:b/>
          <w:bCs/>
          <w:noProof/>
          <w:color w:val="FF0000"/>
          <w:sz w:val="32"/>
          <w:szCs w:val="32"/>
        </w:rPr>
        <w:t>Computer</w:t>
      </w:r>
      <w:r w:rsidR="00490DEA">
        <w:rPr>
          <w:rFonts w:asciiTheme="majorBidi" w:hAnsiTheme="majorBidi" w:cstheme="majorBidi"/>
          <w:b/>
          <w:bCs/>
          <w:noProof/>
          <w:color w:val="FF0000"/>
          <w:sz w:val="32"/>
          <w:szCs w:val="32"/>
        </w:rPr>
        <w:t xml:space="preserve"> </w:t>
      </w:r>
      <w:r>
        <w:rPr>
          <w:rFonts w:asciiTheme="majorBidi" w:hAnsiTheme="majorBidi" w:cstheme="majorBidi"/>
          <w:b/>
          <w:bCs/>
          <w:noProof/>
          <w:color w:val="FF0000"/>
          <w:sz w:val="32"/>
          <w:szCs w:val="32"/>
        </w:rPr>
        <w:t>Science</w:t>
      </w:r>
      <w:r w:rsidR="00490DEA">
        <w:rPr>
          <w:rFonts w:asciiTheme="majorBidi" w:hAnsiTheme="majorBidi" w:cstheme="majorBidi"/>
          <w:b/>
          <w:bCs/>
          <w:noProof/>
          <w:sz w:val="32"/>
          <w:szCs w:val="32"/>
        </w:rPr>
        <w:t xml:space="preserve"> Departement,</w:t>
      </w:r>
    </w:p>
    <w:p w14:paraId="63F69567" w14:textId="77777777" w:rsidR="00490DEA" w:rsidRPr="00897EEF" w:rsidRDefault="00490DEA" w:rsidP="003A75E8">
      <w:pPr>
        <w:spacing w:line="276" w:lineRule="auto"/>
        <w:jc w:val="center"/>
        <w:rPr>
          <w:rFonts w:asciiTheme="majorBidi" w:hAnsiTheme="majorBidi" w:cstheme="majorBidi"/>
          <w:b/>
          <w:bCs/>
          <w:i/>
          <w:iCs/>
          <w:color w:val="0070C0"/>
          <w:sz w:val="36"/>
          <w:szCs w:val="36"/>
        </w:rPr>
      </w:pPr>
      <w:r w:rsidRPr="00897EEF">
        <w:rPr>
          <w:rFonts w:asciiTheme="majorBidi" w:hAnsiTheme="majorBidi" w:cstheme="majorBidi"/>
          <w:b/>
          <w:bCs/>
          <w:i/>
          <w:iCs/>
          <w:color w:val="0070C0"/>
          <w:sz w:val="36"/>
          <w:szCs w:val="36"/>
        </w:rPr>
        <w:t>Project Team</w:t>
      </w:r>
    </w:p>
    <w:p w14:paraId="05CE8443" w14:textId="56E94AE8" w:rsidR="00490DEA" w:rsidRDefault="00390F63" w:rsidP="00AD09C4">
      <w:pPr>
        <w:pStyle w:val="ListParagraph"/>
        <w:numPr>
          <w:ilvl w:val="0"/>
          <w:numId w:val="12"/>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Ahmed Mohamed Ahmed Esmail</w:t>
      </w:r>
    </w:p>
    <w:p w14:paraId="5EB4AAC5" w14:textId="68FC392A" w:rsidR="00490DEA" w:rsidRDefault="00390F63" w:rsidP="00AD09C4">
      <w:pPr>
        <w:pStyle w:val="ListParagraph"/>
        <w:numPr>
          <w:ilvl w:val="0"/>
          <w:numId w:val="12"/>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Ahmed Mohamed Sha</w:t>
      </w:r>
      <w:r w:rsidR="0067548C">
        <w:rPr>
          <w:rFonts w:asciiTheme="majorBidi" w:hAnsiTheme="majorBidi" w:cstheme="majorBidi"/>
          <w:color w:val="000000" w:themeColor="text1"/>
          <w:sz w:val="32"/>
          <w:szCs w:val="32"/>
        </w:rPr>
        <w:t>ban Abas</w:t>
      </w:r>
    </w:p>
    <w:p w14:paraId="7CD44070" w14:textId="46F3DD72" w:rsidR="00781D49" w:rsidRDefault="00781D49" w:rsidP="00AD09C4">
      <w:pPr>
        <w:pStyle w:val="ListParagraph"/>
        <w:numPr>
          <w:ilvl w:val="0"/>
          <w:numId w:val="12"/>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Eslam Hamdy Ragab </w:t>
      </w:r>
      <w:r w:rsidR="00B02BA8">
        <w:rPr>
          <w:rFonts w:asciiTheme="majorBidi" w:hAnsiTheme="majorBidi" w:cstheme="majorBidi"/>
          <w:color w:val="000000" w:themeColor="text1"/>
          <w:sz w:val="32"/>
          <w:szCs w:val="32"/>
        </w:rPr>
        <w:t>Abd Allah</w:t>
      </w:r>
    </w:p>
    <w:p w14:paraId="54083CC1" w14:textId="291E248F" w:rsidR="00490DEA" w:rsidRDefault="0067548C" w:rsidP="00AD09C4">
      <w:pPr>
        <w:pStyle w:val="ListParagraph"/>
        <w:numPr>
          <w:ilvl w:val="0"/>
          <w:numId w:val="12"/>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Abd</w:t>
      </w:r>
      <w:r w:rsidR="005136B9">
        <w:rPr>
          <w:rFonts w:asciiTheme="majorBidi" w:hAnsiTheme="majorBidi" w:cstheme="majorBidi"/>
          <w:color w:val="000000" w:themeColor="text1"/>
          <w:sz w:val="32"/>
          <w:szCs w:val="32"/>
        </w:rPr>
        <w:t>u</w:t>
      </w:r>
      <w:r>
        <w:rPr>
          <w:rFonts w:asciiTheme="majorBidi" w:hAnsiTheme="majorBidi" w:cstheme="majorBidi"/>
          <w:color w:val="000000" w:themeColor="text1"/>
          <w:sz w:val="32"/>
          <w:szCs w:val="32"/>
        </w:rPr>
        <w:t>l-</w:t>
      </w:r>
      <w:proofErr w:type="spellStart"/>
      <w:r>
        <w:rPr>
          <w:rFonts w:asciiTheme="majorBidi" w:hAnsiTheme="majorBidi" w:cstheme="majorBidi"/>
          <w:color w:val="000000" w:themeColor="text1"/>
          <w:sz w:val="32"/>
          <w:szCs w:val="32"/>
        </w:rPr>
        <w:t>Rhm</w:t>
      </w:r>
      <w:r w:rsidR="005136B9">
        <w:rPr>
          <w:rFonts w:asciiTheme="majorBidi" w:hAnsiTheme="majorBidi" w:cstheme="majorBidi"/>
          <w:color w:val="000000" w:themeColor="text1"/>
          <w:sz w:val="32"/>
          <w:szCs w:val="32"/>
        </w:rPr>
        <w:t>a</w:t>
      </w:r>
      <w:r>
        <w:rPr>
          <w:rFonts w:asciiTheme="majorBidi" w:hAnsiTheme="majorBidi" w:cstheme="majorBidi"/>
          <w:color w:val="000000" w:themeColor="text1"/>
          <w:sz w:val="32"/>
          <w:szCs w:val="32"/>
        </w:rPr>
        <w:t>n</w:t>
      </w:r>
      <w:proofErr w:type="spellEnd"/>
      <w:r>
        <w:rPr>
          <w:rFonts w:asciiTheme="majorBidi" w:hAnsiTheme="majorBidi" w:cstheme="majorBidi"/>
          <w:color w:val="000000" w:themeColor="text1"/>
          <w:sz w:val="32"/>
          <w:szCs w:val="32"/>
        </w:rPr>
        <w:t xml:space="preserve"> Rashwan Elsaid</w:t>
      </w:r>
    </w:p>
    <w:p w14:paraId="5B0F953F" w14:textId="66C06B6B" w:rsidR="00490DEA" w:rsidRDefault="0067548C" w:rsidP="00AD09C4">
      <w:pPr>
        <w:pStyle w:val="ListParagraph"/>
        <w:numPr>
          <w:ilvl w:val="0"/>
          <w:numId w:val="12"/>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Omar Ashraf Abd El-Qader</w:t>
      </w:r>
      <w:r w:rsidR="00704231">
        <w:rPr>
          <w:rFonts w:asciiTheme="majorBidi" w:hAnsiTheme="majorBidi" w:cstheme="majorBidi"/>
          <w:color w:val="000000" w:themeColor="text1"/>
          <w:sz w:val="32"/>
          <w:szCs w:val="32"/>
        </w:rPr>
        <w:t xml:space="preserve"> </w:t>
      </w:r>
      <w:proofErr w:type="spellStart"/>
      <w:r w:rsidR="00704231">
        <w:rPr>
          <w:rFonts w:asciiTheme="majorBidi" w:hAnsiTheme="majorBidi" w:cstheme="majorBidi"/>
          <w:color w:val="000000" w:themeColor="text1"/>
          <w:sz w:val="32"/>
          <w:szCs w:val="32"/>
        </w:rPr>
        <w:t>Hegab</w:t>
      </w:r>
      <w:proofErr w:type="spellEnd"/>
    </w:p>
    <w:p w14:paraId="7FDD899E" w14:textId="54E691D9" w:rsidR="00490DEA" w:rsidRDefault="0067548C" w:rsidP="00AD09C4">
      <w:pPr>
        <w:pStyle w:val="ListParagraph"/>
        <w:numPr>
          <w:ilvl w:val="0"/>
          <w:numId w:val="12"/>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Gh</w:t>
      </w:r>
      <w:r w:rsidR="00BF7183">
        <w:rPr>
          <w:rFonts w:asciiTheme="majorBidi" w:hAnsiTheme="majorBidi" w:cstheme="majorBidi"/>
          <w:color w:val="000000" w:themeColor="text1"/>
          <w:sz w:val="32"/>
          <w:szCs w:val="32"/>
        </w:rPr>
        <w:t>a</w:t>
      </w:r>
      <w:r>
        <w:rPr>
          <w:rFonts w:asciiTheme="majorBidi" w:hAnsiTheme="majorBidi" w:cstheme="majorBidi"/>
          <w:color w:val="000000" w:themeColor="text1"/>
          <w:sz w:val="32"/>
          <w:szCs w:val="32"/>
        </w:rPr>
        <w:t>idaa Hisham Abd</w:t>
      </w:r>
      <w:r w:rsidR="0090600F">
        <w:rPr>
          <w:rFonts w:asciiTheme="majorBidi" w:hAnsiTheme="majorBidi" w:cstheme="majorBidi"/>
          <w:color w:val="000000" w:themeColor="text1"/>
          <w:sz w:val="32"/>
          <w:szCs w:val="32"/>
        </w:rPr>
        <w:t xml:space="preserve"> E</w:t>
      </w:r>
      <w:r>
        <w:rPr>
          <w:rFonts w:asciiTheme="majorBidi" w:hAnsiTheme="majorBidi" w:cstheme="majorBidi"/>
          <w:color w:val="000000" w:themeColor="text1"/>
          <w:sz w:val="32"/>
          <w:szCs w:val="32"/>
        </w:rPr>
        <w:t>l</w:t>
      </w:r>
      <w:r w:rsidR="0090600F">
        <w:rPr>
          <w:rFonts w:asciiTheme="majorBidi" w:hAnsiTheme="majorBidi" w:cstheme="majorBidi"/>
          <w:color w:val="000000" w:themeColor="text1"/>
          <w:sz w:val="32"/>
          <w:szCs w:val="32"/>
        </w:rPr>
        <w:t>-M</w:t>
      </w:r>
      <w:r>
        <w:rPr>
          <w:rFonts w:asciiTheme="majorBidi" w:hAnsiTheme="majorBidi" w:cstheme="majorBidi"/>
          <w:color w:val="000000" w:themeColor="text1"/>
          <w:sz w:val="32"/>
          <w:szCs w:val="32"/>
        </w:rPr>
        <w:t xml:space="preserve">onem </w:t>
      </w:r>
      <w:r w:rsidR="008B3780">
        <w:rPr>
          <w:rFonts w:asciiTheme="majorBidi" w:hAnsiTheme="majorBidi" w:cstheme="majorBidi"/>
          <w:color w:val="000000" w:themeColor="text1"/>
          <w:sz w:val="32"/>
          <w:szCs w:val="32"/>
        </w:rPr>
        <w:t>Abd El-A</w:t>
      </w:r>
      <w:r w:rsidR="00950E9E">
        <w:rPr>
          <w:rFonts w:asciiTheme="majorBidi" w:hAnsiTheme="majorBidi" w:cstheme="majorBidi"/>
          <w:color w:val="000000" w:themeColor="text1"/>
          <w:sz w:val="32"/>
          <w:szCs w:val="32"/>
        </w:rPr>
        <w:t>z</w:t>
      </w:r>
      <w:r w:rsidR="008B3780">
        <w:rPr>
          <w:rFonts w:asciiTheme="majorBidi" w:hAnsiTheme="majorBidi" w:cstheme="majorBidi"/>
          <w:color w:val="000000" w:themeColor="text1"/>
          <w:sz w:val="32"/>
          <w:szCs w:val="32"/>
        </w:rPr>
        <w:t>i</w:t>
      </w:r>
      <w:r w:rsidR="00950E9E">
        <w:rPr>
          <w:rFonts w:asciiTheme="majorBidi" w:hAnsiTheme="majorBidi" w:cstheme="majorBidi"/>
          <w:color w:val="000000" w:themeColor="text1"/>
          <w:sz w:val="32"/>
          <w:szCs w:val="32"/>
        </w:rPr>
        <w:t>z</w:t>
      </w:r>
    </w:p>
    <w:p w14:paraId="70F57CA3" w14:textId="28E2F20A" w:rsidR="00490DEA" w:rsidRDefault="00BF5D4A" w:rsidP="00AD09C4">
      <w:pPr>
        <w:pStyle w:val="ListParagraph"/>
        <w:numPr>
          <w:ilvl w:val="0"/>
          <w:numId w:val="12"/>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Sherif Alaa Abd</w:t>
      </w:r>
      <w:r w:rsidR="00662E51">
        <w:rPr>
          <w:rFonts w:asciiTheme="majorBidi" w:hAnsiTheme="majorBidi" w:cstheme="majorBidi"/>
          <w:color w:val="000000" w:themeColor="text1"/>
          <w:sz w:val="32"/>
          <w:szCs w:val="32"/>
        </w:rPr>
        <w:t xml:space="preserve"> El-Monem Mohamed</w:t>
      </w:r>
    </w:p>
    <w:p w14:paraId="77EB8714" w14:textId="5327A171" w:rsidR="00490DEA" w:rsidRPr="00B010A1" w:rsidRDefault="00704231" w:rsidP="00AD09C4">
      <w:pPr>
        <w:pStyle w:val="ListParagraph"/>
        <w:numPr>
          <w:ilvl w:val="0"/>
          <w:numId w:val="12"/>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Mustafa Khaled </w:t>
      </w:r>
      <w:r w:rsidR="0037408F">
        <w:rPr>
          <w:rFonts w:asciiTheme="majorBidi" w:hAnsiTheme="majorBidi" w:cstheme="majorBidi"/>
          <w:color w:val="000000" w:themeColor="text1"/>
          <w:sz w:val="32"/>
          <w:szCs w:val="32"/>
        </w:rPr>
        <w:t>Abdo Mohamed</w:t>
      </w:r>
    </w:p>
    <w:p w14:paraId="21417E86" w14:textId="5C0F35D7" w:rsidR="00111400" w:rsidRDefault="00490DEA" w:rsidP="00111400">
      <w:pPr>
        <w:spacing w:line="276" w:lineRule="auto"/>
        <w:jc w:val="center"/>
        <w:rPr>
          <w:rFonts w:asciiTheme="majorBidi" w:hAnsiTheme="majorBidi" w:cstheme="majorBidi"/>
          <w:b/>
          <w:bCs/>
          <w:i/>
          <w:iCs/>
          <w:color w:val="0070C0"/>
          <w:sz w:val="36"/>
          <w:szCs w:val="36"/>
        </w:rPr>
      </w:pPr>
      <w:r>
        <w:rPr>
          <w:rFonts w:asciiTheme="majorBidi" w:hAnsiTheme="majorBidi" w:cstheme="majorBidi"/>
          <w:b/>
          <w:bCs/>
          <w:i/>
          <w:iCs/>
          <w:color w:val="0070C0"/>
          <w:sz w:val="36"/>
          <w:szCs w:val="36"/>
        </w:rPr>
        <w:t>Under Supervision of</w:t>
      </w:r>
    </w:p>
    <w:p w14:paraId="373D6EE2" w14:textId="6B623A3E" w:rsidR="006E393A" w:rsidRDefault="006E393A" w:rsidP="006E393A">
      <w:pPr>
        <w:spacing w:line="276" w:lineRule="auto"/>
        <w:jc w:val="center"/>
        <w:rPr>
          <w:rFonts w:asciiTheme="majorBidi" w:hAnsiTheme="majorBidi" w:cstheme="majorBidi"/>
          <w:b/>
          <w:bCs/>
          <w:noProof/>
          <w:sz w:val="32"/>
          <w:szCs w:val="32"/>
        </w:rPr>
      </w:pPr>
      <w:r>
        <w:rPr>
          <w:rFonts w:asciiTheme="majorBidi" w:hAnsiTheme="majorBidi" w:cstheme="majorBidi"/>
          <w:b/>
          <w:bCs/>
          <w:noProof/>
          <w:sz w:val="32"/>
          <w:szCs w:val="32"/>
        </w:rPr>
        <w:t>Dr.  Rasha Orban</w:t>
      </w:r>
    </w:p>
    <w:p w14:paraId="48BD6468" w14:textId="473F6834" w:rsidR="00A063A6" w:rsidRPr="00A152F3" w:rsidRDefault="00C82EFA" w:rsidP="00A152F3">
      <w:pPr>
        <w:spacing w:line="276" w:lineRule="auto"/>
        <w:jc w:val="center"/>
        <w:rPr>
          <w:rFonts w:asciiTheme="majorBidi" w:hAnsiTheme="majorBidi" w:cstheme="majorBidi"/>
          <w:b/>
          <w:bCs/>
          <w:noProof/>
          <w:sz w:val="32"/>
          <w:szCs w:val="32"/>
        </w:rPr>
      </w:pPr>
      <w:r>
        <w:rPr>
          <w:rFonts w:asciiTheme="majorBidi" w:hAnsiTheme="majorBidi" w:cstheme="majorBidi"/>
          <w:b/>
          <w:bCs/>
          <w:noProof/>
          <w:sz w:val="32"/>
          <w:szCs w:val="32"/>
        </w:rPr>
        <w:t xml:space="preserve">Eng: Doaa </w:t>
      </w:r>
      <w:r w:rsidR="00790ADE">
        <w:rPr>
          <w:rFonts w:asciiTheme="majorBidi" w:hAnsiTheme="majorBidi" w:cstheme="majorBidi"/>
          <w:b/>
          <w:bCs/>
          <w:noProof/>
          <w:sz w:val="32"/>
          <w:szCs w:val="32"/>
        </w:rPr>
        <w:t>Mohamed</w:t>
      </w:r>
    </w:p>
    <w:p w14:paraId="3D616275" w14:textId="45B32996" w:rsidR="0051546A" w:rsidRPr="00F86476" w:rsidRDefault="0051546A" w:rsidP="00075F2C">
      <w:pPr>
        <w:pStyle w:val="SectionLabel"/>
      </w:pPr>
      <w:r w:rsidRPr="00F86476">
        <w:lastRenderedPageBreak/>
        <w:t>DECLARATION</w:t>
      </w:r>
    </w:p>
    <w:p w14:paraId="5C0AEE8E" w14:textId="77777777" w:rsidR="0051546A" w:rsidRPr="00AD03E6" w:rsidRDefault="0051546A" w:rsidP="0051546A">
      <w:pPr>
        <w:pStyle w:val="BodyText"/>
      </w:pPr>
      <w:r>
        <w:t>We</w:t>
      </w:r>
      <w:r w:rsidRPr="00AD03E6">
        <w:t xml:space="preserve"> hereby certify that this material, which </w:t>
      </w:r>
      <w:r>
        <w:t>we</w:t>
      </w:r>
      <w:r w:rsidRPr="00AD03E6">
        <w:t xml:space="preserve"> now submit</w:t>
      </w:r>
      <w:r>
        <w:t xml:space="preserve"> for assessment on the program</w:t>
      </w:r>
      <w:r w:rsidRPr="00AD03E6">
        <w:t xml:space="preserve"> of study leading to the award of </w:t>
      </w:r>
      <w:r>
        <w:t xml:space="preserve">Bachelor of </w:t>
      </w:r>
      <w:r w:rsidRPr="009A4BF0">
        <w:t xml:space="preserve">Computers and </w:t>
      </w:r>
      <w:r>
        <w:t xml:space="preserve">Artificial Intelligence in </w:t>
      </w:r>
      <w:r w:rsidRPr="00D25B8E">
        <w:rPr>
          <w:i/>
          <w:iCs/>
          <w:color w:val="FF0000"/>
        </w:rPr>
        <w:t>(</w:t>
      </w:r>
      <w:r w:rsidRPr="00C7609A">
        <w:rPr>
          <w:i/>
          <w:iCs/>
          <w:color w:val="FF0000"/>
        </w:rPr>
        <w:t>Bachelor's</w:t>
      </w:r>
      <w:r w:rsidRPr="00D25B8E">
        <w:rPr>
          <w:i/>
          <w:iCs/>
          <w:color w:val="FF0000"/>
        </w:rPr>
        <w:t>)</w:t>
      </w:r>
      <w:r w:rsidRPr="00AD03E6">
        <w:t xml:space="preserve"> is entirely </w:t>
      </w:r>
      <w:r>
        <w:t>our own work, that we</w:t>
      </w:r>
      <w:r w:rsidRPr="00AD03E6">
        <w:t xml:space="preserve"> have exercised reasonable care to ensure that the work is original, and does not to the best of </w:t>
      </w:r>
      <w:r>
        <w:t>our</w:t>
      </w:r>
      <w:r w:rsidRPr="00AD03E6">
        <w:t xml:space="preserve"> knowledge breach any law of copyright, and has not been taken from the work of others save and to the extent that such work has been cited and acknowledged within the text of </w:t>
      </w:r>
      <w:r>
        <w:t>our</w:t>
      </w:r>
      <w:r w:rsidRPr="00AD03E6">
        <w:t xml:space="preserve"> work. </w:t>
      </w:r>
    </w:p>
    <w:p w14:paraId="2A6EA570" w14:textId="77777777" w:rsidR="0051546A" w:rsidRPr="00AD03E6" w:rsidRDefault="0051546A" w:rsidP="0051546A">
      <w:pPr>
        <w:pStyle w:val="BodyText"/>
      </w:pPr>
    </w:p>
    <w:p w14:paraId="71CD8A15" w14:textId="77777777" w:rsidR="0051546A" w:rsidRDefault="0051546A" w:rsidP="0051546A">
      <w:pPr>
        <w:pStyle w:val="BodyText"/>
      </w:pPr>
      <w:r w:rsidRPr="00AD03E6">
        <w:rPr>
          <w:b/>
          <w:bCs/>
        </w:rPr>
        <w:t>Signed:</w:t>
      </w:r>
      <w:r w:rsidRPr="00AD03E6">
        <w:t xml:space="preserve"> ____________</w:t>
      </w:r>
      <w:r>
        <w:t>_________________</w:t>
      </w:r>
      <w:r w:rsidRPr="00AD03E6">
        <w:t xml:space="preserve"> </w:t>
      </w:r>
    </w:p>
    <w:p w14:paraId="75374402" w14:textId="18097D00" w:rsidR="0051546A" w:rsidRDefault="0051546A" w:rsidP="0051546A">
      <w:pPr>
        <w:pStyle w:val="BodyText"/>
      </w:pPr>
      <w:r w:rsidRPr="00AD03E6">
        <w:rPr>
          <w:b/>
          <w:bCs/>
        </w:rPr>
        <w:t>Date:</w:t>
      </w:r>
      <w:r w:rsidRPr="00AD03E6">
        <w:t xml:space="preserve"> </w:t>
      </w:r>
      <w:r w:rsidR="00840A00">
        <w:t>Wednesday</w:t>
      </w:r>
      <w:r>
        <w:t xml:space="preserve">, </w:t>
      </w:r>
      <w:r>
        <w:rPr>
          <w:rFonts w:hint="cs"/>
          <w:rtl/>
        </w:rPr>
        <w:t>1</w:t>
      </w:r>
      <w:r w:rsidR="00BE2608">
        <w:t>2</w:t>
      </w:r>
      <w:r>
        <w:t xml:space="preserve"> </w:t>
      </w:r>
      <w:r>
        <w:rPr>
          <w:rFonts w:hint="cs"/>
          <w:rtl/>
        </w:rPr>
        <w:t>02</w:t>
      </w:r>
      <w:r>
        <w:t xml:space="preserve"> </w:t>
      </w:r>
      <w:r>
        <w:rPr>
          <w:rFonts w:hint="cs"/>
          <w:rtl/>
        </w:rPr>
        <w:t>202</w:t>
      </w:r>
      <w:r w:rsidR="00BE2608">
        <w:t>4</w:t>
      </w:r>
      <w:r>
        <w:t>.</w:t>
      </w:r>
    </w:p>
    <w:p w14:paraId="15687D44" w14:textId="6438EEA5" w:rsidR="00111400" w:rsidRPr="00111400" w:rsidRDefault="00111400" w:rsidP="00C6728A">
      <w:pPr>
        <w:rPr>
          <w:rFonts w:asciiTheme="majorBidi" w:hAnsiTheme="majorBidi" w:cstheme="majorBidi"/>
          <w:sz w:val="36"/>
          <w:szCs w:val="36"/>
        </w:rPr>
        <w:sectPr w:rsidR="00111400" w:rsidRPr="00111400" w:rsidSect="008D5D7A">
          <w:headerReference w:type="default" r:id="rId13"/>
          <w:footerReference w:type="even" r:id="rId14"/>
          <w:footerReference w:type="default" r:id="rId15"/>
          <w:pgSz w:w="11907" w:h="16840" w:code="9"/>
          <w:pgMar w:top="1530" w:right="1134" w:bottom="1440" w:left="2268" w:header="709" w:footer="576" w:gutter="0"/>
          <w:pgNumType w:start="1"/>
          <w:cols w:space="360"/>
          <w:titlePg/>
          <w:docGrid w:linePitch="299"/>
        </w:sectPr>
      </w:pPr>
      <w:r>
        <w:rPr>
          <w:rFonts w:asciiTheme="majorBidi" w:hAnsiTheme="majorBidi" w:cstheme="majorBidi"/>
          <w:sz w:val="36"/>
          <w:szCs w:val="36"/>
        </w:rPr>
        <w:tab/>
      </w:r>
    </w:p>
    <w:p w14:paraId="547D2A78" w14:textId="635CEE5A" w:rsidR="000A4E4B" w:rsidRPr="00E53E00" w:rsidRDefault="000A4E4B" w:rsidP="000A4E4B">
      <w:pPr>
        <w:pStyle w:val="SectionLabel"/>
      </w:pPr>
      <w:r w:rsidRPr="00E53E00">
        <w:lastRenderedPageBreak/>
        <w:t>Table of Contents</w:t>
      </w:r>
    </w:p>
    <w:p w14:paraId="31417DC1" w14:textId="6855CC16" w:rsidR="00FF1AD7" w:rsidRDefault="000A4E4B">
      <w:pPr>
        <w:pStyle w:val="TOC5"/>
        <w:tabs>
          <w:tab w:val="left" w:pos="440"/>
        </w:tabs>
        <w:rPr>
          <w:rFonts w:asciiTheme="minorHAnsi" w:eastAsiaTheme="minorEastAsia" w:hAnsiTheme="minorHAnsi" w:cstheme="minorBidi"/>
          <w:b w:val="0"/>
          <w:caps w:val="0"/>
          <w:noProof/>
          <w:kern w:val="2"/>
          <w:sz w:val="22"/>
          <w:szCs w:val="22"/>
          <w:lang w:val="en-US"/>
          <w14:ligatures w14:val="standardContextual"/>
        </w:rPr>
      </w:pPr>
      <w:r w:rsidRPr="0C1F80E5">
        <w:rPr>
          <w:bCs/>
          <w:caps w:val="0"/>
          <w:sz w:val="24"/>
          <w:szCs w:val="24"/>
        </w:rPr>
        <w:fldChar w:fldCharType="begin"/>
      </w:r>
      <w:r w:rsidRPr="00E53E00">
        <w:rPr>
          <w:bCs/>
          <w:caps w:val="0"/>
          <w:sz w:val="24"/>
          <w:szCs w:val="24"/>
        </w:rPr>
        <w:instrText xml:space="preserve"> TOC \h \z \t "Heading 1,5,Heading 2,1,Heading 3,2,Chapter Subtitle,5,Style1,5" </w:instrText>
      </w:r>
      <w:r w:rsidRPr="0C1F80E5">
        <w:rPr>
          <w:bCs/>
          <w:caps w:val="0"/>
          <w:sz w:val="24"/>
          <w:szCs w:val="24"/>
        </w:rPr>
        <w:fldChar w:fldCharType="separate"/>
      </w:r>
      <w:hyperlink w:anchor="_Toc157388153" w:history="1">
        <w:r w:rsidR="00FF1AD7" w:rsidRPr="00D6776A">
          <w:rPr>
            <w:rStyle w:val="Hyperlink"/>
            <w:noProof/>
          </w:rPr>
          <w:t>1.</w:t>
        </w:r>
        <w:r w:rsidR="00FF1AD7">
          <w:rPr>
            <w:rFonts w:asciiTheme="minorHAnsi" w:eastAsiaTheme="minorEastAsia" w:hAnsiTheme="minorHAnsi" w:cstheme="minorBidi"/>
            <w:b w:val="0"/>
            <w:caps w:val="0"/>
            <w:noProof/>
            <w:kern w:val="2"/>
            <w:sz w:val="22"/>
            <w:szCs w:val="22"/>
            <w:lang w:val="en-US"/>
            <w14:ligatures w14:val="standardContextual"/>
          </w:rPr>
          <w:tab/>
        </w:r>
        <w:r w:rsidR="00FF1AD7" w:rsidRPr="00D6776A">
          <w:rPr>
            <w:rStyle w:val="Hyperlink"/>
            <w:noProof/>
          </w:rPr>
          <w:t>Introduction and Background</w:t>
        </w:r>
        <w:r w:rsidR="00FF1AD7">
          <w:rPr>
            <w:noProof/>
            <w:webHidden/>
          </w:rPr>
          <w:tab/>
        </w:r>
        <w:r w:rsidR="00FF1AD7">
          <w:rPr>
            <w:noProof/>
            <w:webHidden/>
          </w:rPr>
          <w:fldChar w:fldCharType="begin"/>
        </w:r>
        <w:r w:rsidR="00FF1AD7">
          <w:rPr>
            <w:noProof/>
            <w:webHidden/>
          </w:rPr>
          <w:instrText xml:space="preserve"> PAGEREF _Toc157388153 \h </w:instrText>
        </w:r>
        <w:r w:rsidR="00FF1AD7">
          <w:rPr>
            <w:noProof/>
            <w:webHidden/>
          </w:rPr>
        </w:r>
        <w:r w:rsidR="00FF1AD7">
          <w:rPr>
            <w:noProof/>
            <w:webHidden/>
          </w:rPr>
          <w:fldChar w:fldCharType="separate"/>
        </w:r>
        <w:r w:rsidR="004D371D">
          <w:rPr>
            <w:noProof/>
            <w:webHidden/>
          </w:rPr>
          <w:t>5</w:t>
        </w:r>
        <w:r w:rsidR="00FF1AD7">
          <w:rPr>
            <w:noProof/>
            <w:webHidden/>
          </w:rPr>
          <w:fldChar w:fldCharType="end"/>
        </w:r>
      </w:hyperlink>
    </w:p>
    <w:p w14:paraId="388221D7" w14:textId="45853000" w:rsidR="00FF1AD7" w:rsidRDefault="00000000">
      <w:pPr>
        <w:pStyle w:val="TOC1"/>
        <w:rPr>
          <w:rFonts w:asciiTheme="minorHAnsi" w:eastAsiaTheme="minorEastAsia" w:hAnsiTheme="minorHAnsi" w:cstheme="minorBidi"/>
          <w:b w:val="0"/>
          <w:bCs w:val="0"/>
          <w:spacing w:val="0"/>
          <w:kern w:val="2"/>
          <w14:ligatures w14:val="standardContextual"/>
        </w:rPr>
      </w:pPr>
      <w:hyperlink w:anchor="_Toc157388154" w:history="1">
        <w:r w:rsidR="00FF1AD7" w:rsidRPr="00D6776A">
          <w:rPr>
            <w:rStyle w:val="Hyperlink"/>
          </w:rPr>
          <w:t>1.1</w:t>
        </w:r>
        <w:r w:rsidR="00FF1AD7">
          <w:rPr>
            <w:rFonts w:asciiTheme="minorHAnsi" w:eastAsiaTheme="minorEastAsia" w:hAnsiTheme="minorHAnsi" w:cstheme="minorBidi"/>
            <w:b w:val="0"/>
            <w:bCs w:val="0"/>
            <w:spacing w:val="0"/>
            <w:kern w:val="2"/>
            <w14:ligatures w14:val="standardContextual"/>
          </w:rPr>
          <w:tab/>
        </w:r>
        <w:r w:rsidR="00FF1AD7" w:rsidRPr="00D6776A">
          <w:rPr>
            <w:rStyle w:val="Hyperlink"/>
          </w:rPr>
          <w:t>Introduction</w:t>
        </w:r>
        <w:r w:rsidR="00FF1AD7">
          <w:rPr>
            <w:webHidden/>
          </w:rPr>
          <w:tab/>
        </w:r>
        <w:r w:rsidR="00FF1AD7">
          <w:rPr>
            <w:webHidden/>
          </w:rPr>
          <w:fldChar w:fldCharType="begin"/>
        </w:r>
        <w:r w:rsidR="00FF1AD7">
          <w:rPr>
            <w:webHidden/>
          </w:rPr>
          <w:instrText xml:space="preserve"> PAGEREF _Toc157388154 \h </w:instrText>
        </w:r>
        <w:r w:rsidR="00FF1AD7">
          <w:rPr>
            <w:webHidden/>
          </w:rPr>
        </w:r>
        <w:r w:rsidR="00FF1AD7">
          <w:rPr>
            <w:webHidden/>
          </w:rPr>
          <w:fldChar w:fldCharType="separate"/>
        </w:r>
        <w:r w:rsidR="004D371D">
          <w:rPr>
            <w:webHidden/>
          </w:rPr>
          <w:t>5</w:t>
        </w:r>
        <w:r w:rsidR="00FF1AD7">
          <w:rPr>
            <w:webHidden/>
          </w:rPr>
          <w:fldChar w:fldCharType="end"/>
        </w:r>
      </w:hyperlink>
    </w:p>
    <w:p w14:paraId="73590EF1" w14:textId="0ECEC8C6" w:rsidR="00FF1AD7" w:rsidRDefault="00000000">
      <w:pPr>
        <w:pStyle w:val="TOC1"/>
        <w:rPr>
          <w:rFonts w:asciiTheme="minorHAnsi" w:eastAsiaTheme="minorEastAsia" w:hAnsiTheme="minorHAnsi" w:cstheme="minorBidi"/>
          <w:b w:val="0"/>
          <w:bCs w:val="0"/>
          <w:spacing w:val="0"/>
          <w:kern w:val="2"/>
          <w14:ligatures w14:val="standardContextual"/>
        </w:rPr>
      </w:pPr>
      <w:hyperlink w:anchor="_Toc157388155" w:history="1">
        <w:r w:rsidR="00FF1AD7" w:rsidRPr="00D6776A">
          <w:rPr>
            <w:rStyle w:val="Hyperlink"/>
          </w:rPr>
          <w:t>1.2</w:t>
        </w:r>
        <w:r w:rsidR="00FF1AD7">
          <w:rPr>
            <w:rFonts w:asciiTheme="minorHAnsi" w:eastAsiaTheme="minorEastAsia" w:hAnsiTheme="minorHAnsi" w:cstheme="minorBidi"/>
            <w:b w:val="0"/>
            <w:bCs w:val="0"/>
            <w:spacing w:val="0"/>
            <w:kern w:val="2"/>
            <w14:ligatures w14:val="standardContextual"/>
          </w:rPr>
          <w:tab/>
        </w:r>
        <w:r w:rsidR="00FF1AD7" w:rsidRPr="00D6776A">
          <w:rPr>
            <w:rStyle w:val="Hyperlink"/>
          </w:rPr>
          <w:t>Problem Definition:</w:t>
        </w:r>
        <w:r w:rsidR="00FF1AD7">
          <w:rPr>
            <w:webHidden/>
          </w:rPr>
          <w:tab/>
        </w:r>
        <w:r w:rsidR="00FF1AD7">
          <w:rPr>
            <w:webHidden/>
          </w:rPr>
          <w:fldChar w:fldCharType="begin"/>
        </w:r>
        <w:r w:rsidR="00FF1AD7">
          <w:rPr>
            <w:webHidden/>
          </w:rPr>
          <w:instrText xml:space="preserve"> PAGEREF _Toc157388155 \h </w:instrText>
        </w:r>
        <w:r w:rsidR="00FF1AD7">
          <w:rPr>
            <w:webHidden/>
          </w:rPr>
        </w:r>
        <w:r w:rsidR="00FF1AD7">
          <w:rPr>
            <w:webHidden/>
          </w:rPr>
          <w:fldChar w:fldCharType="separate"/>
        </w:r>
        <w:r w:rsidR="004D371D">
          <w:rPr>
            <w:webHidden/>
          </w:rPr>
          <w:t>6</w:t>
        </w:r>
        <w:r w:rsidR="00FF1AD7">
          <w:rPr>
            <w:webHidden/>
          </w:rPr>
          <w:fldChar w:fldCharType="end"/>
        </w:r>
      </w:hyperlink>
    </w:p>
    <w:p w14:paraId="3A9F2B96" w14:textId="48F3AC0B" w:rsidR="00FF1AD7" w:rsidRDefault="00000000">
      <w:pPr>
        <w:pStyle w:val="TOC2"/>
        <w:rPr>
          <w:rFonts w:asciiTheme="minorHAnsi" w:eastAsiaTheme="minorEastAsia" w:hAnsiTheme="minorHAnsi" w:cstheme="minorBidi"/>
          <w:kern w:val="2"/>
          <w:sz w:val="22"/>
          <w:szCs w:val="22"/>
          <w14:ligatures w14:val="standardContextual"/>
        </w:rPr>
      </w:pPr>
      <w:hyperlink w:anchor="_Toc157388156" w:history="1">
        <w:r w:rsidR="00FF1AD7" w:rsidRPr="00D6776A">
          <w:rPr>
            <w:rStyle w:val="Hyperlink"/>
          </w:rPr>
          <w:t>1.2.1</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Description of the Problem:</w:t>
        </w:r>
        <w:r w:rsidR="00FF1AD7">
          <w:rPr>
            <w:webHidden/>
          </w:rPr>
          <w:tab/>
        </w:r>
        <w:r w:rsidR="00FF1AD7">
          <w:rPr>
            <w:webHidden/>
          </w:rPr>
          <w:fldChar w:fldCharType="begin"/>
        </w:r>
        <w:r w:rsidR="00FF1AD7">
          <w:rPr>
            <w:webHidden/>
          </w:rPr>
          <w:instrText xml:space="preserve"> PAGEREF _Toc157388156 \h </w:instrText>
        </w:r>
        <w:r w:rsidR="00FF1AD7">
          <w:rPr>
            <w:webHidden/>
          </w:rPr>
        </w:r>
        <w:r w:rsidR="00FF1AD7">
          <w:rPr>
            <w:webHidden/>
          </w:rPr>
          <w:fldChar w:fldCharType="separate"/>
        </w:r>
        <w:r w:rsidR="004D371D">
          <w:rPr>
            <w:webHidden/>
          </w:rPr>
          <w:t>6</w:t>
        </w:r>
        <w:r w:rsidR="00FF1AD7">
          <w:rPr>
            <w:webHidden/>
          </w:rPr>
          <w:fldChar w:fldCharType="end"/>
        </w:r>
      </w:hyperlink>
    </w:p>
    <w:p w14:paraId="0757F309" w14:textId="1814ACDB" w:rsidR="00FF1AD7" w:rsidRDefault="00000000">
      <w:pPr>
        <w:pStyle w:val="TOC2"/>
        <w:rPr>
          <w:rFonts w:asciiTheme="minorHAnsi" w:eastAsiaTheme="minorEastAsia" w:hAnsiTheme="minorHAnsi" w:cstheme="minorBidi"/>
          <w:kern w:val="2"/>
          <w:sz w:val="22"/>
          <w:szCs w:val="22"/>
          <w14:ligatures w14:val="standardContextual"/>
        </w:rPr>
      </w:pPr>
      <w:hyperlink w:anchor="_Toc157388157" w:history="1">
        <w:r w:rsidR="00FF1AD7" w:rsidRPr="00D6776A">
          <w:rPr>
            <w:rStyle w:val="Hyperlink"/>
          </w:rPr>
          <w:t>1.2.2</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Scope of the Problem:</w:t>
        </w:r>
        <w:r w:rsidR="00FF1AD7">
          <w:rPr>
            <w:webHidden/>
          </w:rPr>
          <w:tab/>
        </w:r>
        <w:r w:rsidR="00FF1AD7">
          <w:rPr>
            <w:webHidden/>
          </w:rPr>
          <w:fldChar w:fldCharType="begin"/>
        </w:r>
        <w:r w:rsidR="00FF1AD7">
          <w:rPr>
            <w:webHidden/>
          </w:rPr>
          <w:instrText xml:space="preserve"> PAGEREF _Toc157388157 \h </w:instrText>
        </w:r>
        <w:r w:rsidR="00FF1AD7">
          <w:rPr>
            <w:webHidden/>
          </w:rPr>
        </w:r>
        <w:r w:rsidR="00FF1AD7">
          <w:rPr>
            <w:webHidden/>
          </w:rPr>
          <w:fldChar w:fldCharType="separate"/>
        </w:r>
        <w:r w:rsidR="004D371D">
          <w:rPr>
            <w:webHidden/>
          </w:rPr>
          <w:t>6</w:t>
        </w:r>
        <w:r w:rsidR="00FF1AD7">
          <w:rPr>
            <w:webHidden/>
          </w:rPr>
          <w:fldChar w:fldCharType="end"/>
        </w:r>
      </w:hyperlink>
    </w:p>
    <w:p w14:paraId="54135611" w14:textId="3DABCF80" w:rsidR="00FF1AD7" w:rsidRDefault="00000000">
      <w:pPr>
        <w:pStyle w:val="TOC2"/>
        <w:rPr>
          <w:rFonts w:asciiTheme="minorHAnsi" w:eastAsiaTheme="minorEastAsia" w:hAnsiTheme="minorHAnsi" w:cstheme="minorBidi"/>
          <w:kern w:val="2"/>
          <w:sz w:val="22"/>
          <w:szCs w:val="22"/>
          <w14:ligatures w14:val="standardContextual"/>
        </w:rPr>
      </w:pPr>
      <w:hyperlink w:anchor="_Toc157388158" w:history="1">
        <w:r w:rsidR="00FF1AD7" w:rsidRPr="00D6776A">
          <w:rPr>
            <w:rStyle w:val="Hyperlink"/>
          </w:rPr>
          <w:t>1.2.3</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Objectives and Goals:</w:t>
        </w:r>
        <w:r w:rsidR="00FF1AD7">
          <w:rPr>
            <w:webHidden/>
          </w:rPr>
          <w:tab/>
        </w:r>
        <w:r w:rsidR="00FF1AD7">
          <w:rPr>
            <w:webHidden/>
          </w:rPr>
          <w:fldChar w:fldCharType="begin"/>
        </w:r>
        <w:r w:rsidR="00FF1AD7">
          <w:rPr>
            <w:webHidden/>
          </w:rPr>
          <w:instrText xml:space="preserve"> PAGEREF _Toc157388158 \h </w:instrText>
        </w:r>
        <w:r w:rsidR="00FF1AD7">
          <w:rPr>
            <w:webHidden/>
          </w:rPr>
        </w:r>
        <w:r w:rsidR="00FF1AD7">
          <w:rPr>
            <w:webHidden/>
          </w:rPr>
          <w:fldChar w:fldCharType="separate"/>
        </w:r>
        <w:r w:rsidR="004D371D">
          <w:rPr>
            <w:webHidden/>
          </w:rPr>
          <w:t>6</w:t>
        </w:r>
        <w:r w:rsidR="00FF1AD7">
          <w:rPr>
            <w:webHidden/>
          </w:rPr>
          <w:fldChar w:fldCharType="end"/>
        </w:r>
      </w:hyperlink>
    </w:p>
    <w:p w14:paraId="04D9B40E" w14:textId="69D95EF8" w:rsidR="00FF1AD7" w:rsidRDefault="00000000">
      <w:pPr>
        <w:pStyle w:val="TOC2"/>
        <w:rPr>
          <w:rFonts w:asciiTheme="minorHAnsi" w:eastAsiaTheme="minorEastAsia" w:hAnsiTheme="minorHAnsi" w:cstheme="minorBidi"/>
          <w:kern w:val="2"/>
          <w:sz w:val="22"/>
          <w:szCs w:val="22"/>
          <w14:ligatures w14:val="standardContextual"/>
        </w:rPr>
      </w:pPr>
      <w:hyperlink w:anchor="_Toc157388159" w:history="1">
        <w:r w:rsidR="00FF1AD7" w:rsidRPr="00D6776A">
          <w:rPr>
            <w:rStyle w:val="Hyperlink"/>
          </w:rPr>
          <w:t>1.2.4</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Constraints and Limitations:</w:t>
        </w:r>
        <w:r w:rsidR="00FF1AD7">
          <w:rPr>
            <w:webHidden/>
          </w:rPr>
          <w:tab/>
        </w:r>
        <w:r w:rsidR="00FF1AD7">
          <w:rPr>
            <w:webHidden/>
          </w:rPr>
          <w:fldChar w:fldCharType="begin"/>
        </w:r>
        <w:r w:rsidR="00FF1AD7">
          <w:rPr>
            <w:webHidden/>
          </w:rPr>
          <w:instrText xml:space="preserve"> PAGEREF _Toc157388159 \h </w:instrText>
        </w:r>
        <w:r w:rsidR="00FF1AD7">
          <w:rPr>
            <w:webHidden/>
          </w:rPr>
        </w:r>
        <w:r w:rsidR="00FF1AD7">
          <w:rPr>
            <w:webHidden/>
          </w:rPr>
          <w:fldChar w:fldCharType="separate"/>
        </w:r>
        <w:r w:rsidR="004D371D">
          <w:rPr>
            <w:webHidden/>
          </w:rPr>
          <w:t>6</w:t>
        </w:r>
        <w:r w:rsidR="00FF1AD7">
          <w:rPr>
            <w:webHidden/>
          </w:rPr>
          <w:fldChar w:fldCharType="end"/>
        </w:r>
      </w:hyperlink>
    </w:p>
    <w:p w14:paraId="2EDD2373" w14:textId="21E152DD" w:rsidR="00FF1AD7" w:rsidRDefault="00000000">
      <w:pPr>
        <w:pStyle w:val="TOC2"/>
        <w:rPr>
          <w:rFonts w:asciiTheme="minorHAnsi" w:eastAsiaTheme="minorEastAsia" w:hAnsiTheme="minorHAnsi" w:cstheme="minorBidi"/>
          <w:kern w:val="2"/>
          <w:sz w:val="22"/>
          <w:szCs w:val="22"/>
          <w14:ligatures w14:val="standardContextual"/>
        </w:rPr>
      </w:pPr>
      <w:hyperlink w:anchor="_Toc157388160" w:history="1">
        <w:r w:rsidR="00FF1AD7" w:rsidRPr="00D6776A">
          <w:rPr>
            <w:rStyle w:val="Hyperlink"/>
          </w:rPr>
          <w:t>1.2.5</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Stakeholders and Users:</w:t>
        </w:r>
        <w:r w:rsidR="00FF1AD7">
          <w:rPr>
            <w:webHidden/>
          </w:rPr>
          <w:tab/>
        </w:r>
        <w:r w:rsidR="00FF1AD7">
          <w:rPr>
            <w:webHidden/>
          </w:rPr>
          <w:fldChar w:fldCharType="begin"/>
        </w:r>
        <w:r w:rsidR="00FF1AD7">
          <w:rPr>
            <w:webHidden/>
          </w:rPr>
          <w:instrText xml:space="preserve"> PAGEREF _Toc157388160 \h </w:instrText>
        </w:r>
        <w:r w:rsidR="00FF1AD7">
          <w:rPr>
            <w:webHidden/>
          </w:rPr>
        </w:r>
        <w:r w:rsidR="00FF1AD7">
          <w:rPr>
            <w:webHidden/>
          </w:rPr>
          <w:fldChar w:fldCharType="separate"/>
        </w:r>
        <w:r w:rsidR="004D371D">
          <w:rPr>
            <w:webHidden/>
          </w:rPr>
          <w:t>6</w:t>
        </w:r>
        <w:r w:rsidR="00FF1AD7">
          <w:rPr>
            <w:webHidden/>
          </w:rPr>
          <w:fldChar w:fldCharType="end"/>
        </w:r>
      </w:hyperlink>
    </w:p>
    <w:p w14:paraId="74A5CC9D" w14:textId="69C3F3F3" w:rsidR="00FF1AD7" w:rsidRDefault="00000000">
      <w:pPr>
        <w:pStyle w:val="TOC2"/>
        <w:rPr>
          <w:rFonts w:asciiTheme="minorHAnsi" w:eastAsiaTheme="minorEastAsia" w:hAnsiTheme="minorHAnsi" w:cstheme="minorBidi"/>
          <w:kern w:val="2"/>
          <w:sz w:val="22"/>
          <w:szCs w:val="22"/>
          <w14:ligatures w14:val="standardContextual"/>
        </w:rPr>
      </w:pPr>
      <w:hyperlink w:anchor="_Toc157388161" w:history="1">
        <w:r w:rsidR="00FF1AD7" w:rsidRPr="00D6776A">
          <w:rPr>
            <w:rStyle w:val="Hyperlink"/>
          </w:rPr>
          <w:t>1.2.6</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Functional Requirements:</w:t>
        </w:r>
        <w:r w:rsidR="00FF1AD7">
          <w:rPr>
            <w:webHidden/>
          </w:rPr>
          <w:tab/>
        </w:r>
        <w:r w:rsidR="00FF1AD7">
          <w:rPr>
            <w:webHidden/>
          </w:rPr>
          <w:fldChar w:fldCharType="begin"/>
        </w:r>
        <w:r w:rsidR="00FF1AD7">
          <w:rPr>
            <w:webHidden/>
          </w:rPr>
          <w:instrText xml:space="preserve"> PAGEREF _Toc157388161 \h </w:instrText>
        </w:r>
        <w:r w:rsidR="00FF1AD7">
          <w:rPr>
            <w:webHidden/>
          </w:rPr>
        </w:r>
        <w:r w:rsidR="00FF1AD7">
          <w:rPr>
            <w:webHidden/>
          </w:rPr>
          <w:fldChar w:fldCharType="separate"/>
        </w:r>
        <w:r w:rsidR="004D371D">
          <w:rPr>
            <w:webHidden/>
          </w:rPr>
          <w:t>7</w:t>
        </w:r>
        <w:r w:rsidR="00FF1AD7">
          <w:rPr>
            <w:webHidden/>
          </w:rPr>
          <w:fldChar w:fldCharType="end"/>
        </w:r>
      </w:hyperlink>
    </w:p>
    <w:p w14:paraId="17A79B13" w14:textId="506F1721" w:rsidR="00FF1AD7" w:rsidRDefault="00000000">
      <w:pPr>
        <w:pStyle w:val="TOC2"/>
        <w:rPr>
          <w:rFonts w:asciiTheme="minorHAnsi" w:eastAsiaTheme="minorEastAsia" w:hAnsiTheme="minorHAnsi" w:cstheme="minorBidi"/>
          <w:kern w:val="2"/>
          <w:sz w:val="22"/>
          <w:szCs w:val="22"/>
          <w14:ligatures w14:val="standardContextual"/>
        </w:rPr>
      </w:pPr>
      <w:hyperlink w:anchor="_Toc157388162" w:history="1">
        <w:r w:rsidR="00FF1AD7" w:rsidRPr="00D6776A">
          <w:rPr>
            <w:rStyle w:val="Hyperlink"/>
          </w:rPr>
          <w:t>1.2.7</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Non-functional Requirements:</w:t>
        </w:r>
        <w:r w:rsidR="00FF1AD7">
          <w:rPr>
            <w:webHidden/>
          </w:rPr>
          <w:tab/>
        </w:r>
        <w:r w:rsidR="00FF1AD7">
          <w:rPr>
            <w:webHidden/>
          </w:rPr>
          <w:fldChar w:fldCharType="begin"/>
        </w:r>
        <w:r w:rsidR="00FF1AD7">
          <w:rPr>
            <w:webHidden/>
          </w:rPr>
          <w:instrText xml:space="preserve"> PAGEREF _Toc157388162 \h </w:instrText>
        </w:r>
        <w:r w:rsidR="00FF1AD7">
          <w:rPr>
            <w:webHidden/>
          </w:rPr>
        </w:r>
        <w:r w:rsidR="00FF1AD7">
          <w:rPr>
            <w:webHidden/>
          </w:rPr>
          <w:fldChar w:fldCharType="separate"/>
        </w:r>
        <w:r w:rsidR="004D371D">
          <w:rPr>
            <w:webHidden/>
          </w:rPr>
          <w:t>7</w:t>
        </w:r>
        <w:r w:rsidR="00FF1AD7">
          <w:rPr>
            <w:webHidden/>
          </w:rPr>
          <w:fldChar w:fldCharType="end"/>
        </w:r>
      </w:hyperlink>
    </w:p>
    <w:p w14:paraId="13F4DB15" w14:textId="672A9982" w:rsidR="00FF1AD7" w:rsidRDefault="00000000">
      <w:pPr>
        <w:pStyle w:val="TOC2"/>
        <w:rPr>
          <w:rFonts w:asciiTheme="minorHAnsi" w:eastAsiaTheme="minorEastAsia" w:hAnsiTheme="minorHAnsi" w:cstheme="minorBidi"/>
          <w:kern w:val="2"/>
          <w:sz w:val="22"/>
          <w:szCs w:val="22"/>
          <w14:ligatures w14:val="standardContextual"/>
        </w:rPr>
      </w:pPr>
      <w:hyperlink w:anchor="_Toc157388163" w:history="1">
        <w:r w:rsidR="00FF1AD7" w:rsidRPr="00D6776A">
          <w:rPr>
            <w:rStyle w:val="Hyperlink"/>
          </w:rPr>
          <w:t>1.2.8</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Assumptions and Risks:</w:t>
        </w:r>
        <w:r w:rsidR="00FF1AD7">
          <w:rPr>
            <w:webHidden/>
          </w:rPr>
          <w:tab/>
        </w:r>
        <w:r w:rsidR="00FF1AD7">
          <w:rPr>
            <w:webHidden/>
          </w:rPr>
          <w:fldChar w:fldCharType="begin"/>
        </w:r>
        <w:r w:rsidR="00FF1AD7">
          <w:rPr>
            <w:webHidden/>
          </w:rPr>
          <w:instrText xml:space="preserve"> PAGEREF _Toc157388163 \h </w:instrText>
        </w:r>
        <w:r w:rsidR="00FF1AD7">
          <w:rPr>
            <w:webHidden/>
          </w:rPr>
        </w:r>
        <w:r w:rsidR="00FF1AD7">
          <w:rPr>
            <w:webHidden/>
          </w:rPr>
          <w:fldChar w:fldCharType="separate"/>
        </w:r>
        <w:r w:rsidR="004D371D">
          <w:rPr>
            <w:webHidden/>
          </w:rPr>
          <w:t>7</w:t>
        </w:r>
        <w:r w:rsidR="00FF1AD7">
          <w:rPr>
            <w:webHidden/>
          </w:rPr>
          <w:fldChar w:fldCharType="end"/>
        </w:r>
      </w:hyperlink>
    </w:p>
    <w:p w14:paraId="33856A6E" w14:textId="5E742D18" w:rsidR="00FF1AD7" w:rsidRDefault="00000000">
      <w:pPr>
        <w:pStyle w:val="TOC2"/>
        <w:rPr>
          <w:rFonts w:asciiTheme="minorHAnsi" w:eastAsiaTheme="minorEastAsia" w:hAnsiTheme="minorHAnsi" w:cstheme="minorBidi"/>
          <w:kern w:val="2"/>
          <w:sz w:val="22"/>
          <w:szCs w:val="22"/>
          <w14:ligatures w14:val="standardContextual"/>
        </w:rPr>
      </w:pPr>
      <w:hyperlink w:anchor="_Toc157388164" w:history="1">
        <w:r w:rsidR="00FF1AD7" w:rsidRPr="00D6776A">
          <w:rPr>
            <w:rStyle w:val="Hyperlink"/>
          </w:rPr>
          <w:t>1.2.9</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Success Criteria:</w:t>
        </w:r>
        <w:r w:rsidR="00FF1AD7">
          <w:rPr>
            <w:webHidden/>
          </w:rPr>
          <w:tab/>
        </w:r>
        <w:r w:rsidR="00FF1AD7">
          <w:rPr>
            <w:webHidden/>
          </w:rPr>
          <w:fldChar w:fldCharType="begin"/>
        </w:r>
        <w:r w:rsidR="00FF1AD7">
          <w:rPr>
            <w:webHidden/>
          </w:rPr>
          <w:instrText xml:space="preserve"> PAGEREF _Toc157388164 \h </w:instrText>
        </w:r>
        <w:r w:rsidR="00FF1AD7">
          <w:rPr>
            <w:webHidden/>
          </w:rPr>
        </w:r>
        <w:r w:rsidR="00FF1AD7">
          <w:rPr>
            <w:webHidden/>
          </w:rPr>
          <w:fldChar w:fldCharType="separate"/>
        </w:r>
        <w:r w:rsidR="004D371D">
          <w:rPr>
            <w:webHidden/>
          </w:rPr>
          <w:t>7</w:t>
        </w:r>
        <w:r w:rsidR="00FF1AD7">
          <w:rPr>
            <w:webHidden/>
          </w:rPr>
          <w:fldChar w:fldCharType="end"/>
        </w:r>
      </w:hyperlink>
    </w:p>
    <w:p w14:paraId="2050C179" w14:textId="64D68355" w:rsidR="00FF1AD7" w:rsidRDefault="00000000">
      <w:pPr>
        <w:pStyle w:val="TOC1"/>
        <w:rPr>
          <w:rFonts w:asciiTheme="minorHAnsi" w:eastAsiaTheme="minorEastAsia" w:hAnsiTheme="minorHAnsi" w:cstheme="minorBidi"/>
          <w:b w:val="0"/>
          <w:bCs w:val="0"/>
          <w:spacing w:val="0"/>
          <w:kern w:val="2"/>
          <w14:ligatures w14:val="standardContextual"/>
        </w:rPr>
      </w:pPr>
      <w:hyperlink w:anchor="_Toc157388165" w:history="1">
        <w:r w:rsidR="00FF1AD7" w:rsidRPr="00D6776A">
          <w:rPr>
            <w:rStyle w:val="Hyperlink"/>
          </w:rPr>
          <w:t>1.3</w:t>
        </w:r>
        <w:r w:rsidR="00FF1AD7">
          <w:rPr>
            <w:rFonts w:asciiTheme="minorHAnsi" w:eastAsiaTheme="minorEastAsia" w:hAnsiTheme="minorHAnsi" w:cstheme="minorBidi"/>
            <w:b w:val="0"/>
            <w:bCs w:val="0"/>
            <w:spacing w:val="0"/>
            <w:kern w:val="2"/>
            <w14:ligatures w14:val="standardContextual"/>
          </w:rPr>
          <w:tab/>
        </w:r>
        <w:r w:rsidR="00FF1AD7" w:rsidRPr="00D6776A">
          <w:rPr>
            <w:rStyle w:val="Hyperlink"/>
          </w:rPr>
          <w:t>Problem Solution:</w:t>
        </w:r>
        <w:r w:rsidR="00FF1AD7">
          <w:rPr>
            <w:webHidden/>
          </w:rPr>
          <w:tab/>
        </w:r>
        <w:r w:rsidR="00FF1AD7">
          <w:rPr>
            <w:webHidden/>
          </w:rPr>
          <w:fldChar w:fldCharType="begin"/>
        </w:r>
        <w:r w:rsidR="00FF1AD7">
          <w:rPr>
            <w:webHidden/>
          </w:rPr>
          <w:instrText xml:space="preserve"> PAGEREF _Toc157388165 \h </w:instrText>
        </w:r>
        <w:r w:rsidR="00FF1AD7">
          <w:rPr>
            <w:webHidden/>
          </w:rPr>
        </w:r>
        <w:r w:rsidR="00FF1AD7">
          <w:rPr>
            <w:webHidden/>
          </w:rPr>
          <w:fldChar w:fldCharType="separate"/>
        </w:r>
        <w:r w:rsidR="004D371D">
          <w:rPr>
            <w:webHidden/>
          </w:rPr>
          <w:t>8</w:t>
        </w:r>
        <w:r w:rsidR="00FF1AD7">
          <w:rPr>
            <w:webHidden/>
          </w:rPr>
          <w:fldChar w:fldCharType="end"/>
        </w:r>
      </w:hyperlink>
    </w:p>
    <w:p w14:paraId="551B0BAF" w14:textId="09B6082E" w:rsidR="00FF1AD7" w:rsidRDefault="00000000">
      <w:pPr>
        <w:pStyle w:val="TOC2"/>
        <w:rPr>
          <w:rFonts w:asciiTheme="minorHAnsi" w:eastAsiaTheme="minorEastAsia" w:hAnsiTheme="minorHAnsi" w:cstheme="minorBidi"/>
          <w:kern w:val="2"/>
          <w:sz w:val="22"/>
          <w:szCs w:val="22"/>
          <w14:ligatures w14:val="standardContextual"/>
        </w:rPr>
      </w:pPr>
      <w:hyperlink w:anchor="_Toc157388166" w:history="1">
        <w:r w:rsidR="00FF1AD7" w:rsidRPr="00D6776A">
          <w:rPr>
            <w:rStyle w:val="Hyperlink"/>
          </w:rPr>
          <w:t>1.3.1</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Proposed Solution:</w:t>
        </w:r>
        <w:r w:rsidR="00FF1AD7">
          <w:rPr>
            <w:webHidden/>
          </w:rPr>
          <w:tab/>
        </w:r>
        <w:r w:rsidR="00FF1AD7">
          <w:rPr>
            <w:webHidden/>
          </w:rPr>
          <w:fldChar w:fldCharType="begin"/>
        </w:r>
        <w:r w:rsidR="00FF1AD7">
          <w:rPr>
            <w:webHidden/>
          </w:rPr>
          <w:instrText xml:space="preserve"> PAGEREF _Toc157388166 \h </w:instrText>
        </w:r>
        <w:r w:rsidR="00FF1AD7">
          <w:rPr>
            <w:webHidden/>
          </w:rPr>
        </w:r>
        <w:r w:rsidR="00FF1AD7">
          <w:rPr>
            <w:webHidden/>
          </w:rPr>
          <w:fldChar w:fldCharType="separate"/>
        </w:r>
        <w:r w:rsidR="004D371D">
          <w:rPr>
            <w:webHidden/>
          </w:rPr>
          <w:t>8</w:t>
        </w:r>
        <w:r w:rsidR="00FF1AD7">
          <w:rPr>
            <w:webHidden/>
          </w:rPr>
          <w:fldChar w:fldCharType="end"/>
        </w:r>
      </w:hyperlink>
    </w:p>
    <w:p w14:paraId="099C126B" w14:textId="571A91A6" w:rsidR="00FF1AD7" w:rsidRDefault="00000000">
      <w:pPr>
        <w:pStyle w:val="TOC2"/>
        <w:rPr>
          <w:rFonts w:asciiTheme="minorHAnsi" w:eastAsiaTheme="minorEastAsia" w:hAnsiTheme="minorHAnsi" w:cstheme="minorBidi"/>
          <w:kern w:val="2"/>
          <w:sz w:val="22"/>
          <w:szCs w:val="22"/>
          <w14:ligatures w14:val="standardContextual"/>
        </w:rPr>
      </w:pPr>
      <w:hyperlink w:anchor="_Toc157388167" w:history="1">
        <w:r w:rsidR="00FF1AD7" w:rsidRPr="00D6776A">
          <w:rPr>
            <w:rStyle w:val="Hyperlink"/>
          </w:rPr>
          <w:t>1.3.2</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Technical Approach:</w:t>
        </w:r>
        <w:r w:rsidR="00FF1AD7">
          <w:rPr>
            <w:webHidden/>
          </w:rPr>
          <w:tab/>
        </w:r>
        <w:r w:rsidR="00FF1AD7">
          <w:rPr>
            <w:webHidden/>
          </w:rPr>
          <w:fldChar w:fldCharType="begin"/>
        </w:r>
        <w:r w:rsidR="00FF1AD7">
          <w:rPr>
            <w:webHidden/>
          </w:rPr>
          <w:instrText xml:space="preserve"> PAGEREF _Toc157388167 \h </w:instrText>
        </w:r>
        <w:r w:rsidR="00FF1AD7">
          <w:rPr>
            <w:webHidden/>
          </w:rPr>
        </w:r>
        <w:r w:rsidR="00FF1AD7">
          <w:rPr>
            <w:webHidden/>
          </w:rPr>
          <w:fldChar w:fldCharType="separate"/>
        </w:r>
        <w:r w:rsidR="004D371D">
          <w:rPr>
            <w:webHidden/>
          </w:rPr>
          <w:t>8</w:t>
        </w:r>
        <w:r w:rsidR="00FF1AD7">
          <w:rPr>
            <w:webHidden/>
          </w:rPr>
          <w:fldChar w:fldCharType="end"/>
        </w:r>
      </w:hyperlink>
    </w:p>
    <w:p w14:paraId="437B3E2E" w14:textId="441787E9" w:rsidR="00FF1AD7" w:rsidRDefault="00000000">
      <w:pPr>
        <w:pStyle w:val="TOC2"/>
        <w:rPr>
          <w:rFonts w:asciiTheme="minorHAnsi" w:eastAsiaTheme="minorEastAsia" w:hAnsiTheme="minorHAnsi" w:cstheme="minorBidi"/>
          <w:kern w:val="2"/>
          <w:sz w:val="22"/>
          <w:szCs w:val="22"/>
          <w14:ligatures w14:val="standardContextual"/>
        </w:rPr>
      </w:pPr>
      <w:hyperlink w:anchor="_Toc157388168" w:history="1">
        <w:r w:rsidR="00FF1AD7" w:rsidRPr="00D6776A">
          <w:rPr>
            <w:rStyle w:val="Hyperlink"/>
          </w:rPr>
          <w:t>1.3.3</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System Architecture:</w:t>
        </w:r>
        <w:r w:rsidR="00FF1AD7">
          <w:rPr>
            <w:webHidden/>
          </w:rPr>
          <w:tab/>
        </w:r>
        <w:r w:rsidR="00FF1AD7">
          <w:rPr>
            <w:webHidden/>
          </w:rPr>
          <w:fldChar w:fldCharType="begin"/>
        </w:r>
        <w:r w:rsidR="00FF1AD7">
          <w:rPr>
            <w:webHidden/>
          </w:rPr>
          <w:instrText xml:space="preserve"> PAGEREF _Toc157388168 \h </w:instrText>
        </w:r>
        <w:r w:rsidR="00FF1AD7">
          <w:rPr>
            <w:webHidden/>
          </w:rPr>
        </w:r>
        <w:r w:rsidR="00FF1AD7">
          <w:rPr>
            <w:webHidden/>
          </w:rPr>
          <w:fldChar w:fldCharType="separate"/>
        </w:r>
        <w:r w:rsidR="004D371D">
          <w:rPr>
            <w:webHidden/>
          </w:rPr>
          <w:t>8</w:t>
        </w:r>
        <w:r w:rsidR="00FF1AD7">
          <w:rPr>
            <w:webHidden/>
          </w:rPr>
          <w:fldChar w:fldCharType="end"/>
        </w:r>
      </w:hyperlink>
    </w:p>
    <w:p w14:paraId="6A0D4419" w14:textId="221729D0" w:rsidR="00FF1AD7" w:rsidRDefault="00000000">
      <w:pPr>
        <w:pStyle w:val="TOC2"/>
        <w:rPr>
          <w:rFonts w:asciiTheme="minorHAnsi" w:eastAsiaTheme="minorEastAsia" w:hAnsiTheme="minorHAnsi" w:cstheme="minorBidi"/>
          <w:kern w:val="2"/>
          <w:sz w:val="22"/>
          <w:szCs w:val="22"/>
          <w14:ligatures w14:val="standardContextual"/>
        </w:rPr>
      </w:pPr>
      <w:hyperlink w:anchor="_Toc157388169" w:history="1">
        <w:r w:rsidR="00FF1AD7" w:rsidRPr="00D6776A">
          <w:rPr>
            <w:rStyle w:val="Hyperlink"/>
          </w:rPr>
          <w:t>1.3.4</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User Interface Design:</w:t>
        </w:r>
        <w:r w:rsidR="00FF1AD7">
          <w:rPr>
            <w:webHidden/>
          </w:rPr>
          <w:tab/>
        </w:r>
        <w:r w:rsidR="00FF1AD7">
          <w:rPr>
            <w:webHidden/>
          </w:rPr>
          <w:fldChar w:fldCharType="begin"/>
        </w:r>
        <w:r w:rsidR="00FF1AD7">
          <w:rPr>
            <w:webHidden/>
          </w:rPr>
          <w:instrText xml:space="preserve"> PAGEREF _Toc157388169 \h </w:instrText>
        </w:r>
        <w:r w:rsidR="00FF1AD7">
          <w:rPr>
            <w:webHidden/>
          </w:rPr>
        </w:r>
        <w:r w:rsidR="00FF1AD7">
          <w:rPr>
            <w:webHidden/>
          </w:rPr>
          <w:fldChar w:fldCharType="separate"/>
        </w:r>
        <w:r w:rsidR="004D371D">
          <w:rPr>
            <w:webHidden/>
          </w:rPr>
          <w:t>8</w:t>
        </w:r>
        <w:r w:rsidR="00FF1AD7">
          <w:rPr>
            <w:webHidden/>
          </w:rPr>
          <w:fldChar w:fldCharType="end"/>
        </w:r>
      </w:hyperlink>
    </w:p>
    <w:p w14:paraId="19FA67AC" w14:textId="7601B1F6" w:rsidR="00FF1AD7" w:rsidRDefault="00000000">
      <w:pPr>
        <w:pStyle w:val="TOC2"/>
        <w:rPr>
          <w:rFonts w:asciiTheme="minorHAnsi" w:eastAsiaTheme="minorEastAsia" w:hAnsiTheme="minorHAnsi" w:cstheme="minorBidi"/>
          <w:kern w:val="2"/>
          <w:sz w:val="22"/>
          <w:szCs w:val="22"/>
          <w14:ligatures w14:val="standardContextual"/>
        </w:rPr>
      </w:pPr>
      <w:hyperlink w:anchor="_Toc157388170" w:history="1">
        <w:r w:rsidR="00FF1AD7" w:rsidRPr="00D6776A">
          <w:rPr>
            <w:rStyle w:val="Hyperlink"/>
          </w:rPr>
          <w:t>1.3.5</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Testing and Validation:</w:t>
        </w:r>
        <w:r w:rsidR="00FF1AD7">
          <w:rPr>
            <w:webHidden/>
          </w:rPr>
          <w:tab/>
        </w:r>
        <w:r w:rsidR="00FF1AD7">
          <w:rPr>
            <w:webHidden/>
          </w:rPr>
          <w:fldChar w:fldCharType="begin"/>
        </w:r>
        <w:r w:rsidR="00FF1AD7">
          <w:rPr>
            <w:webHidden/>
          </w:rPr>
          <w:instrText xml:space="preserve"> PAGEREF _Toc157388170 \h </w:instrText>
        </w:r>
        <w:r w:rsidR="00FF1AD7">
          <w:rPr>
            <w:webHidden/>
          </w:rPr>
        </w:r>
        <w:r w:rsidR="00FF1AD7">
          <w:rPr>
            <w:webHidden/>
          </w:rPr>
          <w:fldChar w:fldCharType="separate"/>
        </w:r>
        <w:r w:rsidR="004D371D">
          <w:rPr>
            <w:webHidden/>
          </w:rPr>
          <w:t>8</w:t>
        </w:r>
        <w:r w:rsidR="00FF1AD7">
          <w:rPr>
            <w:webHidden/>
          </w:rPr>
          <w:fldChar w:fldCharType="end"/>
        </w:r>
      </w:hyperlink>
    </w:p>
    <w:p w14:paraId="3667FD3D" w14:textId="5549203D" w:rsidR="00FF1AD7" w:rsidRDefault="00000000">
      <w:pPr>
        <w:pStyle w:val="TOC2"/>
        <w:rPr>
          <w:rFonts w:asciiTheme="minorHAnsi" w:eastAsiaTheme="minorEastAsia" w:hAnsiTheme="minorHAnsi" w:cstheme="minorBidi"/>
          <w:kern w:val="2"/>
          <w:sz w:val="22"/>
          <w:szCs w:val="22"/>
          <w14:ligatures w14:val="standardContextual"/>
        </w:rPr>
      </w:pPr>
      <w:hyperlink w:anchor="_Toc157388171" w:history="1">
        <w:r w:rsidR="00FF1AD7" w:rsidRPr="00D6776A">
          <w:rPr>
            <w:rStyle w:val="Hyperlink"/>
          </w:rPr>
          <w:t>1.3.6</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Accessibility and Inclusivity:</w:t>
        </w:r>
        <w:r w:rsidR="00FF1AD7">
          <w:rPr>
            <w:webHidden/>
          </w:rPr>
          <w:tab/>
        </w:r>
        <w:r w:rsidR="00FF1AD7">
          <w:rPr>
            <w:webHidden/>
          </w:rPr>
          <w:fldChar w:fldCharType="begin"/>
        </w:r>
        <w:r w:rsidR="00FF1AD7">
          <w:rPr>
            <w:webHidden/>
          </w:rPr>
          <w:instrText xml:space="preserve"> PAGEREF _Toc157388171 \h </w:instrText>
        </w:r>
        <w:r w:rsidR="00FF1AD7">
          <w:rPr>
            <w:webHidden/>
          </w:rPr>
        </w:r>
        <w:r w:rsidR="00FF1AD7">
          <w:rPr>
            <w:webHidden/>
          </w:rPr>
          <w:fldChar w:fldCharType="separate"/>
        </w:r>
        <w:r w:rsidR="004D371D">
          <w:rPr>
            <w:webHidden/>
          </w:rPr>
          <w:t>9</w:t>
        </w:r>
        <w:r w:rsidR="00FF1AD7">
          <w:rPr>
            <w:webHidden/>
          </w:rPr>
          <w:fldChar w:fldCharType="end"/>
        </w:r>
      </w:hyperlink>
    </w:p>
    <w:p w14:paraId="4E6AD923" w14:textId="0A4C4637" w:rsidR="00FF1AD7" w:rsidRDefault="00000000">
      <w:pPr>
        <w:pStyle w:val="TOC2"/>
        <w:rPr>
          <w:rFonts w:asciiTheme="minorHAnsi" w:eastAsiaTheme="minorEastAsia" w:hAnsiTheme="minorHAnsi" w:cstheme="minorBidi"/>
          <w:kern w:val="2"/>
          <w:sz w:val="22"/>
          <w:szCs w:val="22"/>
          <w14:ligatures w14:val="standardContextual"/>
        </w:rPr>
      </w:pPr>
      <w:hyperlink w:anchor="_Toc157388172" w:history="1">
        <w:r w:rsidR="00FF1AD7" w:rsidRPr="00D6776A">
          <w:rPr>
            <w:rStyle w:val="Hyperlink"/>
          </w:rPr>
          <w:t>1.3.7</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Deployment and Scalability:</w:t>
        </w:r>
        <w:r w:rsidR="00FF1AD7">
          <w:rPr>
            <w:webHidden/>
          </w:rPr>
          <w:tab/>
        </w:r>
        <w:r w:rsidR="00FF1AD7">
          <w:rPr>
            <w:webHidden/>
          </w:rPr>
          <w:fldChar w:fldCharType="begin"/>
        </w:r>
        <w:r w:rsidR="00FF1AD7">
          <w:rPr>
            <w:webHidden/>
          </w:rPr>
          <w:instrText xml:space="preserve"> PAGEREF _Toc157388172 \h </w:instrText>
        </w:r>
        <w:r w:rsidR="00FF1AD7">
          <w:rPr>
            <w:webHidden/>
          </w:rPr>
        </w:r>
        <w:r w:rsidR="00FF1AD7">
          <w:rPr>
            <w:webHidden/>
          </w:rPr>
          <w:fldChar w:fldCharType="separate"/>
        </w:r>
        <w:r w:rsidR="004D371D">
          <w:rPr>
            <w:webHidden/>
          </w:rPr>
          <w:t>9</w:t>
        </w:r>
        <w:r w:rsidR="00FF1AD7">
          <w:rPr>
            <w:webHidden/>
          </w:rPr>
          <w:fldChar w:fldCharType="end"/>
        </w:r>
      </w:hyperlink>
    </w:p>
    <w:p w14:paraId="7418F498" w14:textId="2FDF7CD8" w:rsidR="00FF1AD7" w:rsidRDefault="00000000">
      <w:pPr>
        <w:pStyle w:val="TOC2"/>
        <w:rPr>
          <w:rFonts w:asciiTheme="minorHAnsi" w:eastAsiaTheme="minorEastAsia" w:hAnsiTheme="minorHAnsi" w:cstheme="minorBidi"/>
          <w:kern w:val="2"/>
          <w:sz w:val="22"/>
          <w:szCs w:val="22"/>
          <w14:ligatures w14:val="standardContextual"/>
        </w:rPr>
      </w:pPr>
      <w:hyperlink w:anchor="_Toc157388173" w:history="1">
        <w:r w:rsidR="00FF1AD7" w:rsidRPr="00D6776A">
          <w:rPr>
            <w:rStyle w:val="Hyperlink"/>
          </w:rPr>
          <w:t>1.3.8</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Monitoring and Maintenance:</w:t>
        </w:r>
        <w:r w:rsidR="00FF1AD7">
          <w:rPr>
            <w:webHidden/>
          </w:rPr>
          <w:tab/>
        </w:r>
        <w:r w:rsidR="00FF1AD7">
          <w:rPr>
            <w:webHidden/>
          </w:rPr>
          <w:fldChar w:fldCharType="begin"/>
        </w:r>
        <w:r w:rsidR="00FF1AD7">
          <w:rPr>
            <w:webHidden/>
          </w:rPr>
          <w:instrText xml:space="preserve"> PAGEREF _Toc157388173 \h </w:instrText>
        </w:r>
        <w:r w:rsidR="00FF1AD7">
          <w:rPr>
            <w:webHidden/>
          </w:rPr>
        </w:r>
        <w:r w:rsidR="00FF1AD7">
          <w:rPr>
            <w:webHidden/>
          </w:rPr>
          <w:fldChar w:fldCharType="separate"/>
        </w:r>
        <w:r w:rsidR="004D371D">
          <w:rPr>
            <w:webHidden/>
          </w:rPr>
          <w:t>9</w:t>
        </w:r>
        <w:r w:rsidR="00FF1AD7">
          <w:rPr>
            <w:webHidden/>
          </w:rPr>
          <w:fldChar w:fldCharType="end"/>
        </w:r>
      </w:hyperlink>
    </w:p>
    <w:p w14:paraId="7C6C6619" w14:textId="4A9DD394" w:rsidR="00FF1AD7" w:rsidRDefault="00000000">
      <w:pPr>
        <w:pStyle w:val="TOC2"/>
        <w:rPr>
          <w:rFonts w:asciiTheme="minorHAnsi" w:eastAsiaTheme="minorEastAsia" w:hAnsiTheme="minorHAnsi" w:cstheme="minorBidi"/>
          <w:kern w:val="2"/>
          <w:sz w:val="22"/>
          <w:szCs w:val="22"/>
          <w14:ligatures w14:val="standardContextual"/>
        </w:rPr>
      </w:pPr>
      <w:hyperlink w:anchor="_Toc157388174" w:history="1">
        <w:r w:rsidR="00FF1AD7" w:rsidRPr="00D6776A">
          <w:rPr>
            <w:rStyle w:val="Hyperlink"/>
          </w:rPr>
          <w:t>1.3.9</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Expected Outcomes:</w:t>
        </w:r>
        <w:r w:rsidR="00FF1AD7">
          <w:rPr>
            <w:webHidden/>
          </w:rPr>
          <w:tab/>
        </w:r>
        <w:r w:rsidR="00FF1AD7">
          <w:rPr>
            <w:webHidden/>
          </w:rPr>
          <w:fldChar w:fldCharType="begin"/>
        </w:r>
        <w:r w:rsidR="00FF1AD7">
          <w:rPr>
            <w:webHidden/>
          </w:rPr>
          <w:instrText xml:space="preserve"> PAGEREF _Toc157388174 \h </w:instrText>
        </w:r>
        <w:r w:rsidR="00FF1AD7">
          <w:rPr>
            <w:webHidden/>
          </w:rPr>
        </w:r>
        <w:r w:rsidR="00FF1AD7">
          <w:rPr>
            <w:webHidden/>
          </w:rPr>
          <w:fldChar w:fldCharType="separate"/>
        </w:r>
        <w:r w:rsidR="004D371D">
          <w:rPr>
            <w:webHidden/>
          </w:rPr>
          <w:t>9</w:t>
        </w:r>
        <w:r w:rsidR="00FF1AD7">
          <w:rPr>
            <w:webHidden/>
          </w:rPr>
          <w:fldChar w:fldCharType="end"/>
        </w:r>
      </w:hyperlink>
    </w:p>
    <w:p w14:paraId="6595C916" w14:textId="2FC796EF" w:rsidR="00FF1AD7" w:rsidRDefault="00000000">
      <w:pPr>
        <w:pStyle w:val="TOC1"/>
        <w:rPr>
          <w:rFonts w:asciiTheme="minorHAnsi" w:eastAsiaTheme="minorEastAsia" w:hAnsiTheme="minorHAnsi" w:cstheme="minorBidi"/>
          <w:b w:val="0"/>
          <w:bCs w:val="0"/>
          <w:spacing w:val="0"/>
          <w:kern w:val="2"/>
          <w14:ligatures w14:val="standardContextual"/>
        </w:rPr>
      </w:pPr>
      <w:hyperlink w:anchor="_Toc157388175" w:history="1">
        <w:r w:rsidR="00FF1AD7" w:rsidRPr="00D6776A">
          <w:rPr>
            <w:rStyle w:val="Hyperlink"/>
          </w:rPr>
          <w:t>1.4</w:t>
        </w:r>
        <w:r w:rsidR="00FF1AD7">
          <w:rPr>
            <w:rFonts w:asciiTheme="minorHAnsi" w:eastAsiaTheme="minorEastAsia" w:hAnsiTheme="minorHAnsi" w:cstheme="minorBidi"/>
            <w:b w:val="0"/>
            <w:bCs w:val="0"/>
            <w:spacing w:val="0"/>
            <w:kern w:val="2"/>
            <w14:ligatures w14:val="standardContextual"/>
          </w:rPr>
          <w:tab/>
        </w:r>
        <w:r w:rsidR="00FF1AD7" w:rsidRPr="00D6776A">
          <w:rPr>
            <w:rStyle w:val="Hyperlink"/>
          </w:rPr>
          <w:t>Scope:</w:t>
        </w:r>
        <w:r w:rsidR="00FF1AD7">
          <w:rPr>
            <w:webHidden/>
          </w:rPr>
          <w:tab/>
        </w:r>
        <w:r w:rsidR="00FF1AD7">
          <w:rPr>
            <w:webHidden/>
          </w:rPr>
          <w:fldChar w:fldCharType="begin"/>
        </w:r>
        <w:r w:rsidR="00FF1AD7">
          <w:rPr>
            <w:webHidden/>
          </w:rPr>
          <w:instrText xml:space="preserve"> PAGEREF _Toc157388175 \h </w:instrText>
        </w:r>
        <w:r w:rsidR="00FF1AD7">
          <w:rPr>
            <w:webHidden/>
          </w:rPr>
        </w:r>
        <w:r w:rsidR="00FF1AD7">
          <w:rPr>
            <w:webHidden/>
          </w:rPr>
          <w:fldChar w:fldCharType="separate"/>
        </w:r>
        <w:r w:rsidR="004D371D">
          <w:rPr>
            <w:webHidden/>
          </w:rPr>
          <w:t>9</w:t>
        </w:r>
        <w:r w:rsidR="00FF1AD7">
          <w:rPr>
            <w:webHidden/>
          </w:rPr>
          <w:fldChar w:fldCharType="end"/>
        </w:r>
      </w:hyperlink>
    </w:p>
    <w:p w14:paraId="3E504282" w14:textId="7901FBC7" w:rsidR="00FF1AD7" w:rsidRDefault="00000000">
      <w:pPr>
        <w:pStyle w:val="TOC2"/>
        <w:rPr>
          <w:rFonts w:asciiTheme="minorHAnsi" w:eastAsiaTheme="minorEastAsia" w:hAnsiTheme="minorHAnsi" w:cstheme="minorBidi"/>
          <w:kern w:val="2"/>
          <w:sz w:val="22"/>
          <w:szCs w:val="22"/>
          <w14:ligatures w14:val="standardContextual"/>
        </w:rPr>
      </w:pPr>
      <w:hyperlink w:anchor="_Toc157388176" w:history="1">
        <w:r w:rsidR="00FF1AD7" w:rsidRPr="00D6776A">
          <w:rPr>
            <w:rStyle w:val="Hyperlink"/>
          </w:rPr>
          <w:t>1.4.1</w:t>
        </w:r>
        <w:r w:rsidR="00FF1AD7">
          <w:rPr>
            <w:rFonts w:asciiTheme="minorHAnsi" w:eastAsiaTheme="minorEastAsia" w:hAnsiTheme="minorHAnsi" w:cstheme="minorBidi"/>
            <w:kern w:val="2"/>
            <w:sz w:val="22"/>
            <w:szCs w:val="22"/>
            <w14:ligatures w14:val="standardContextual"/>
          </w:rPr>
          <w:tab/>
        </w:r>
        <w:r w:rsidR="00FF1AD7" w:rsidRPr="00D6776A">
          <w:rPr>
            <w:rStyle w:val="Hyperlink"/>
            <w:bCs/>
          </w:rPr>
          <w:t>Objective</w:t>
        </w:r>
        <w:r w:rsidR="00FF1AD7" w:rsidRPr="00D6776A">
          <w:rPr>
            <w:rStyle w:val="Hyperlink"/>
          </w:rPr>
          <w:t>:</w:t>
        </w:r>
        <w:r w:rsidR="00FF1AD7">
          <w:rPr>
            <w:webHidden/>
          </w:rPr>
          <w:tab/>
        </w:r>
        <w:r w:rsidR="00FF1AD7">
          <w:rPr>
            <w:webHidden/>
          </w:rPr>
          <w:fldChar w:fldCharType="begin"/>
        </w:r>
        <w:r w:rsidR="00FF1AD7">
          <w:rPr>
            <w:webHidden/>
          </w:rPr>
          <w:instrText xml:space="preserve"> PAGEREF _Toc157388176 \h </w:instrText>
        </w:r>
        <w:r w:rsidR="00FF1AD7">
          <w:rPr>
            <w:webHidden/>
          </w:rPr>
        </w:r>
        <w:r w:rsidR="00FF1AD7">
          <w:rPr>
            <w:webHidden/>
          </w:rPr>
          <w:fldChar w:fldCharType="separate"/>
        </w:r>
        <w:r w:rsidR="004D371D">
          <w:rPr>
            <w:webHidden/>
          </w:rPr>
          <w:t>9</w:t>
        </w:r>
        <w:r w:rsidR="00FF1AD7">
          <w:rPr>
            <w:webHidden/>
          </w:rPr>
          <w:fldChar w:fldCharType="end"/>
        </w:r>
      </w:hyperlink>
    </w:p>
    <w:p w14:paraId="28145630" w14:textId="0FDD17BC" w:rsidR="00FF1AD7" w:rsidRDefault="00000000">
      <w:pPr>
        <w:pStyle w:val="TOC2"/>
        <w:rPr>
          <w:rFonts w:asciiTheme="minorHAnsi" w:eastAsiaTheme="minorEastAsia" w:hAnsiTheme="minorHAnsi" w:cstheme="minorBidi"/>
          <w:kern w:val="2"/>
          <w:sz w:val="22"/>
          <w:szCs w:val="22"/>
          <w14:ligatures w14:val="standardContextual"/>
        </w:rPr>
      </w:pPr>
      <w:hyperlink w:anchor="_Toc157388177" w:history="1">
        <w:r w:rsidR="00FF1AD7" w:rsidRPr="00D6776A">
          <w:rPr>
            <w:rStyle w:val="Hyperlink"/>
          </w:rPr>
          <w:t>1.4.2</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Location:</w:t>
        </w:r>
        <w:r w:rsidR="00FF1AD7">
          <w:rPr>
            <w:webHidden/>
          </w:rPr>
          <w:tab/>
        </w:r>
        <w:r w:rsidR="00FF1AD7">
          <w:rPr>
            <w:webHidden/>
          </w:rPr>
          <w:fldChar w:fldCharType="begin"/>
        </w:r>
        <w:r w:rsidR="00FF1AD7">
          <w:rPr>
            <w:webHidden/>
          </w:rPr>
          <w:instrText xml:space="preserve"> PAGEREF _Toc157388177 \h </w:instrText>
        </w:r>
        <w:r w:rsidR="00FF1AD7">
          <w:rPr>
            <w:webHidden/>
          </w:rPr>
        </w:r>
        <w:r w:rsidR="00FF1AD7">
          <w:rPr>
            <w:webHidden/>
          </w:rPr>
          <w:fldChar w:fldCharType="separate"/>
        </w:r>
        <w:r w:rsidR="004D371D">
          <w:rPr>
            <w:webHidden/>
          </w:rPr>
          <w:t>9</w:t>
        </w:r>
        <w:r w:rsidR="00FF1AD7">
          <w:rPr>
            <w:webHidden/>
          </w:rPr>
          <w:fldChar w:fldCharType="end"/>
        </w:r>
      </w:hyperlink>
    </w:p>
    <w:p w14:paraId="2F3B2490" w14:textId="644D5177" w:rsidR="00FF1AD7" w:rsidRDefault="00000000">
      <w:pPr>
        <w:pStyle w:val="TOC2"/>
        <w:rPr>
          <w:rFonts w:asciiTheme="minorHAnsi" w:eastAsiaTheme="minorEastAsia" w:hAnsiTheme="minorHAnsi" w:cstheme="minorBidi"/>
          <w:kern w:val="2"/>
          <w:sz w:val="22"/>
          <w:szCs w:val="22"/>
          <w14:ligatures w14:val="standardContextual"/>
        </w:rPr>
      </w:pPr>
      <w:hyperlink w:anchor="_Toc157388178" w:history="1">
        <w:r w:rsidR="00FF1AD7" w:rsidRPr="00D6776A">
          <w:rPr>
            <w:rStyle w:val="Hyperlink"/>
          </w:rPr>
          <w:t>1.4.3</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Budget:</w:t>
        </w:r>
        <w:r w:rsidR="00FF1AD7">
          <w:rPr>
            <w:webHidden/>
          </w:rPr>
          <w:tab/>
        </w:r>
        <w:r w:rsidR="00FF1AD7">
          <w:rPr>
            <w:webHidden/>
          </w:rPr>
          <w:fldChar w:fldCharType="begin"/>
        </w:r>
        <w:r w:rsidR="00FF1AD7">
          <w:rPr>
            <w:webHidden/>
          </w:rPr>
          <w:instrText xml:space="preserve"> PAGEREF _Toc157388178 \h </w:instrText>
        </w:r>
        <w:r w:rsidR="00FF1AD7">
          <w:rPr>
            <w:webHidden/>
          </w:rPr>
        </w:r>
        <w:r w:rsidR="00FF1AD7">
          <w:rPr>
            <w:webHidden/>
          </w:rPr>
          <w:fldChar w:fldCharType="separate"/>
        </w:r>
        <w:r w:rsidR="004D371D">
          <w:rPr>
            <w:webHidden/>
          </w:rPr>
          <w:t>9</w:t>
        </w:r>
        <w:r w:rsidR="00FF1AD7">
          <w:rPr>
            <w:webHidden/>
          </w:rPr>
          <w:fldChar w:fldCharType="end"/>
        </w:r>
      </w:hyperlink>
    </w:p>
    <w:p w14:paraId="0AF679D7" w14:textId="4D3410B6" w:rsidR="00FF1AD7" w:rsidRDefault="00000000">
      <w:pPr>
        <w:pStyle w:val="TOC2"/>
        <w:rPr>
          <w:rFonts w:asciiTheme="minorHAnsi" w:eastAsiaTheme="minorEastAsia" w:hAnsiTheme="minorHAnsi" w:cstheme="minorBidi"/>
          <w:kern w:val="2"/>
          <w:sz w:val="22"/>
          <w:szCs w:val="22"/>
          <w14:ligatures w14:val="standardContextual"/>
        </w:rPr>
      </w:pPr>
      <w:hyperlink w:anchor="_Toc157388179" w:history="1">
        <w:r w:rsidR="00FF1AD7" w:rsidRPr="00D6776A">
          <w:rPr>
            <w:rStyle w:val="Hyperlink"/>
          </w:rPr>
          <w:t>1.4.4</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Milestones:</w:t>
        </w:r>
        <w:r w:rsidR="00FF1AD7">
          <w:rPr>
            <w:webHidden/>
          </w:rPr>
          <w:tab/>
        </w:r>
        <w:r w:rsidR="00FF1AD7">
          <w:rPr>
            <w:webHidden/>
          </w:rPr>
          <w:fldChar w:fldCharType="begin"/>
        </w:r>
        <w:r w:rsidR="00FF1AD7">
          <w:rPr>
            <w:webHidden/>
          </w:rPr>
          <w:instrText xml:space="preserve"> PAGEREF _Toc157388179 \h </w:instrText>
        </w:r>
        <w:r w:rsidR="00FF1AD7">
          <w:rPr>
            <w:webHidden/>
          </w:rPr>
        </w:r>
        <w:r w:rsidR="00FF1AD7">
          <w:rPr>
            <w:webHidden/>
          </w:rPr>
          <w:fldChar w:fldCharType="separate"/>
        </w:r>
        <w:r w:rsidR="004D371D">
          <w:rPr>
            <w:webHidden/>
          </w:rPr>
          <w:t>10</w:t>
        </w:r>
        <w:r w:rsidR="00FF1AD7">
          <w:rPr>
            <w:webHidden/>
          </w:rPr>
          <w:fldChar w:fldCharType="end"/>
        </w:r>
      </w:hyperlink>
    </w:p>
    <w:p w14:paraId="2CACD232" w14:textId="6C76AB82" w:rsidR="00FF1AD7" w:rsidRDefault="00000000">
      <w:pPr>
        <w:pStyle w:val="TOC2"/>
        <w:rPr>
          <w:rFonts w:asciiTheme="minorHAnsi" w:eastAsiaTheme="minorEastAsia" w:hAnsiTheme="minorHAnsi" w:cstheme="minorBidi"/>
          <w:kern w:val="2"/>
          <w:sz w:val="22"/>
          <w:szCs w:val="22"/>
          <w14:ligatures w14:val="standardContextual"/>
        </w:rPr>
      </w:pPr>
      <w:hyperlink w:anchor="_Toc157388180" w:history="1">
        <w:r w:rsidR="00FF1AD7" w:rsidRPr="00D6776A">
          <w:rPr>
            <w:rStyle w:val="Hyperlink"/>
          </w:rPr>
          <w:t>1.4.5</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Projects Parts/Components:</w:t>
        </w:r>
        <w:r w:rsidR="00FF1AD7">
          <w:rPr>
            <w:webHidden/>
          </w:rPr>
          <w:tab/>
        </w:r>
        <w:r w:rsidR="00FF1AD7">
          <w:rPr>
            <w:webHidden/>
          </w:rPr>
          <w:fldChar w:fldCharType="begin"/>
        </w:r>
        <w:r w:rsidR="00FF1AD7">
          <w:rPr>
            <w:webHidden/>
          </w:rPr>
          <w:instrText xml:space="preserve"> PAGEREF _Toc157388180 \h </w:instrText>
        </w:r>
        <w:r w:rsidR="00FF1AD7">
          <w:rPr>
            <w:webHidden/>
          </w:rPr>
        </w:r>
        <w:r w:rsidR="00FF1AD7">
          <w:rPr>
            <w:webHidden/>
          </w:rPr>
          <w:fldChar w:fldCharType="separate"/>
        </w:r>
        <w:r w:rsidR="004D371D">
          <w:rPr>
            <w:webHidden/>
          </w:rPr>
          <w:t>10</w:t>
        </w:r>
        <w:r w:rsidR="00FF1AD7">
          <w:rPr>
            <w:webHidden/>
          </w:rPr>
          <w:fldChar w:fldCharType="end"/>
        </w:r>
      </w:hyperlink>
    </w:p>
    <w:p w14:paraId="7D089EA1" w14:textId="20107CE2" w:rsidR="00FF1AD7" w:rsidRDefault="00000000">
      <w:pPr>
        <w:pStyle w:val="TOC2"/>
        <w:rPr>
          <w:rFonts w:asciiTheme="minorHAnsi" w:eastAsiaTheme="minorEastAsia" w:hAnsiTheme="minorHAnsi" w:cstheme="minorBidi"/>
          <w:kern w:val="2"/>
          <w:sz w:val="22"/>
          <w:szCs w:val="22"/>
          <w14:ligatures w14:val="standardContextual"/>
        </w:rPr>
      </w:pPr>
      <w:hyperlink w:anchor="_Toc157388181" w:history="1">
        <w:r w:rsidR="00FF1AD7" w:rsidRPr="00D6776A">
          <w:rPr>
            <w:rStyle w:val="Hyperlink"/>
          </w:rPr>
          <w:t>1.4.6</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Project Description:</w:t>
        </w:r>
        <w:r w:rsidR="00FF1AD7">
          <w:rPr>
            <w:webHidden/>
          </w:rPr>
          <w:tab/>
        </w:r>
        <w:r w:rsidR="00FF1AD7">
          <w:rPr>
            <w:webHidden/>
          </w:rPr>
          <w:fldChar w:fldCharType="begin"/>
        </w:r>
        <w:r w:rsidR="00FF1AD7">
          <w:rPr>
            <w:webHidden/>
          </w:rPr>
          <w:instrText xml:space="preserve"> PAGEREF _Toc157388181 \h </w:instrText>
        </w:r>
        <w:r w:rsidR="00FF1AD7">
          <w:rPr>
            <w:webHidden/>
          </w:rPr>
        </w:r>
        <w:r w:rsidR="00FF1AD7">
          <w:rPr>
            <w:webHidden/>
          </w:rPr>
          <w:fldChar w:fldCharType="separate"/>
        </w:r>
        <w:r w:rsidR="004D371D">
          <w:rPr>
            <w:webHidden/>
          </w:rPr>
          <w:t>10</w:t>
        </w:r>
        <w:r w:rsidR="00FF1AD7">
          <w:rPr>
            <w:webHidden/>
          </w:rPr>
          <w:fldChar w:fldCharType="end"/>
        </w:r>
      </w:hyperlink>
    </w:p>
    <w:p w14:paraId="4EBA77DB" w14:textId="441085E8" w:rsidR="00FF1AD7" w:rsidRDefault="00000000">
      <w:pPr>
        <w:pStyle w:val="TOC2"/>
        <w:rPr>
          <w:rFonts w:asciiTheme="minorHAnsi" w:eastAsiaTheme="minorEastAsia" w:hAnsiTheme="minorHAnsi" w:cstheme="minorBidi"/>
          <w:kern w:val="2"/>
          <w:sz w:val="22"/>
          <w:szCs w:val="22"/>
          <w14:ligatures w14:val="standardContextual"/>
        </w:rPr>
      </w:pPr>
      <w:hyperlink w:anchor="_Toc157388182" w:history="1">
        <w:r w:rsidR="00FF1AD7" w:rsidRPr="00D6776A">
          <w:rPr>
            <w:rStyle w:val="Hyperlink"/>
          </w:rPr>
          <w:t>1.4.7</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Type of Works (BOQ - Bill of Quantities):</w:t>
        </w:r>
        <w:r w:rsidR="00FF1AD7">
          <w:rPr>
            <w:webHidden/>
          </w:rPr>
          <w:tab/>
        </w:r>
        <w:r w:rsidR="00FF1AD7">
          <w:rPr>
            <w:webHidden/>
          </w:rPr>
          <w:fldChar w:fldCharType="begin"/>
        </w:r>
        <w:r w:rsidR="00FF1AD7">
          <w:rPr>
            <w:webHidden/>
          </w:rPr>
          <w:instrText xml:space="preserve"> PAGEREF _Toc157388182 \h </w:instrText>
        </w:r>
        <w:r w:rsidR="00FF1AD7">
          <w:rPr>
            <w:webHidden/>
          </w:rPr>
        </w:r>
        <w:r w:rsidR="00FF1AD7">
          <w:rPr>
            <w:webHidden/>
          </w:rPr>
          <w:fldChar w:fldCharType="separate"/>
        </w:r>
        <w:r w:rsidR="004D371D">
          <w:rPr>
            <w:webHidden/>
          </w:rPr>
          <w:t>10</w:t>
        </w:r>
        <w:r w:rsidR="00FF1AD7">
          <w:rPr>
            <w:webHidden/>
          </w:rPr>
          <w:fldChar w:fldCharType="end"/>
        </w:r>
      </w:hyperlink>
    </w:p>
    <w:p w14:paraId="6294DFA7" w14:textId="6CBE95A1" w:rsidR="00FF1AD7" w:rsidRDefault="00000000">
      <w:pPr>
        <w:pStyle w:val="TOC2"/>
        <w:rPr>
          <w:rFonts w:asciiTheme="minorHAnsi" w:eastAsiaTheme="minorEastAsia" w:hAnsiTheme="minorHAnsi" w:cstheme="minorBidi"/>
          <w:kern w:val="2"/>
          <w:sz w:val="22"/>
          <w:szCs w:val="22"/>
          <w14:ligatures w14:val="standardContextual"/>
        </w:rPr>
      </w:pPr>
      <w:hyperlink w:anchor="_Toc157388183" w:history="1">
        <w:r w:rsidR="00FF1AD7" w:rsidRPr="00D6776A">
          <w:rPr>
            <w:rStyle w:val="Hyperlink"/>
          </w:rPr>
          <w:t>1.4.8</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Roles and Responsibilities for Different Parties:</w:t>
        </w:r>
        <w:r w:rsidR="00FF1AD7">
          <w:rPr>
            <w:webHidden/>
          </w:rPr>
          <w:tab/>
        </w:r>
        <w:r w:rsidR="00FF1AD7">
          <w:rPr>
            <w:webHidden/>
          </w:rPr>
          <w:fldChar w:fldCharType="begin"/>
        </w:r>
        <w:r w:rsidR="00FF1AD7">
          <w:rPr>
            <w:webHidden/>
          </w:rPr>
          <w:instrText xml:space="preserve"> PAGEREF _Toc157388183 \h </w:instrText>
        </w:r>
        <w:r w:rsidR="00FF1AD7">
          <w:rPr>
            <w:webHidden/>
          </w:rPr>
        </w:r>
        <w:r w:rsidR="00FF1AD7">
          <w:rPr>
            <w:webHidden/>
          </w:rPr>
          <w:fldChar w:fldCharType="separate"/>
        </w:r>
        <w:r w:rsidR="004D371D">
          <w:rPr>
            <w:webHidden/>
          </w:rPr>
          <w:t>10</w:t>
        </w:r>
        <w:r w:rsidR="00FF1AD7">
          <w:rPr>
            <w:webHidden/>
          </w:rPr>
          <w:fldChar w:fldCharType="end"/>
        </w:r>
      </w:hyperlink>
    </w:p>
    <w:p w14:paraId="0454F45F" w14:textId="35FD4F31" w:rsidR="00FF1AD7" w:rsidRDefault="00000000">
      <w:pPr>
        <w:pStyle w:val="TOC5"/>
        <w:tabs>
          <w:tab w:val="left" w:pos="440"/>
        </w:tabs>
        <w:rPr>
          <w:rFonts w:asciiTheme="minorHAnsi" w:eastAsiaTheme="minorEastAsia" w:hAnsiTheme="minorHAnsi" w:cstheme="minorBidi"/>
          <w:b w:val="0"/>
          <w:caps w:val="0"/>
          <w:noProof/>
          <w:kern w:val="2"/>
          <w:sz w:val="22"/>
          <w:szCs w:val="22"/>
          <w:lang w:val="en-US"/>
          <w14:ligatures w14:val="standardContextual"/>
        </w:rPr>
      </w:pPr>
      <w:hyperlink w:anchor="_Toc157388184" w:history="1">
        <w:r w:rsidR="00FF1AD7" w:rsidRPr="00D6776A">
          <w:rPr>
            <w:rStyle w:val="Hyperlink"/>
            <w:noProof/>
          </w:rPr>
          <w:t>2.</w:t>
        </w:r>
        <w:r w:rsidR="00FF1AD7">
          <w:rPr>
            <w:rFonts w:asciiTheme="minorHAnsi" w:eastAsiaTheme="minorEastAsia" w:hAnsiTheme="minorHAnsi" w:cstheme="minorBidi"/>
            <w:b w:val="0"/>
            <w:caps w:val="0"/>
            <w:noProof/>
            <w:kern w:val="2"/>
            <w:sz w:val="22"/>
            <w:szCs w:val="22"/>
            <w:lang w:val="en-US"/>
            <w14:ligatures w14:val="standardContextual"/>
          </w:rPr>
          <w:tab/>
        </w:r>
        <w:r w:rsidR="00FF1AD7" w:rsidRPr="00D6776A">
          <w:rPr>
            <w:rStyle w:val="Hyperlink"/>
            <w:noProof/>
          </w:rPr>
          <w:t>System Design</w:t>
        </w:r>
        <w:r w:rsidR="00FF1AD7">
          <w:rPr>
            <w:noProof/>
            <w:webHidden/>
          </w:rPr>
          <w:tab/>
        </w:r>
        <w:r w:rsidR="00FF1AD7">
          <w:rPr>
            <w:noProof/>
            <w:webHidden/>
          </w:rPr>
          <w:fldChar w:fldCharType="begin"/>
        </w:r>
        <w:r w:rsidR="00FF1AD7">
          <w:rPr>
            <w:noProof/>
            <w:webHidden/>
          </w:rPr>
          <w:instrText xml:space="preserve"> PAGEREF _Toc157388184 \h </w:instrText>
        </w:r>
        <w:r w:rsidR="00FF1AD7">
          <w:rPr>
            <w:noProof/>
            <w:webHidden/>
          </w:rPr>
        </w:r>
        <w:r w:rsidR="00FF1AD7">
          <w:rPr>
            <w:noProof/>
            <w:webHidden/>
          </w:rPr>
          <w:fldChar w:fldCharType="separate"/>
        </w:r>
        <w:r w:rsidR="004D371D">
          <w:rPr>
            <w:noProof/>
            <w:webHidden/>
          </w:rPr>
          <w:t>11</w:t>
        </w:r>
        <w:r w:rsidR="00FF1AD7">
          <w:rPr>
            <w:noProof/>
            <w:webHidden/>
          </w:rPr>
          <w:fldChar w:fldCharType="end"/>
        </w:r>
      </w:hyperlink>
    </w:p>
    <w:p w14:paraId="4A2F86CD" w14:textId="4692F4CC" w:rsidR="00FF1AD7" w:rsidRDefault="00000000">
      <w:pPr>
        <w:pStyle w:val="TOC1"/>
        <w:rPr>
          <w:rFonts w:asciiTheme="minorHAnsi" w:eastAsiaTheme="minorEastAsia" w:hAnsiTheme="minorHAnsi" w:cstheme="minorBidi"/>
          <w:b w:val="0"/>
          <w:bCs w:val="0"/>
          <w:spacing w:val="0"/>
          <w:kern w:val="2"/>
          <w14:ligatures w14:val="standardContextual"/>
        </w:rPr>
      </w:pPr>
      <w:hyperlink w:anchor="_Toc157388185" w:history="1">
        <w:r w:rsidR="00FF1AD7" w:rsidRPr="00D6776A">
          <w:rPr>
            <w:rStyle w:val="Hyperlink"/>
          </w:rPr>
          <w:t>2.1</w:t>
        </w:r>
        <w:r w:rsidR="00FF1AD7">
          <w:rPr>
            <w:rFonts w:asciiTheme="minorHAnsi" w:eastAsiaTheme="minorEastAsia" w:hAnsiTheme="minorHAnsi" w:cstheme="minorBidi"/>
            <w:b w:val="0"/>
            <w:bCs w:val="0"/>
            <w:spacing w:val="0"/>
            <w:kern w:val="2"/>
            <w14:ligatures w14:val="standardContextual"/>
          </w:rPr>
          <w:tab/>
        </w:r>
        <w:r w:rsidR="00FF1AD7" w:rsidRPr="00D6776A">
          <w:rPr>
            <w:rStyle w:val="Hyperlink"/>
          </w:rPr>
          <w:t>Use Case Diagram</w:t>
        </w:r>
        <w:r w:rsidR="00FF1AD7">
          <w:rPr>
            <w:webHidden/>
          </w:rPr>
          <w:tab/>
        </w:r>
        <w:r w:rsidR="00FF1AD7">
          <w:rPr>
            <w:webHidden/>
          </w:rPr>
          <w:fldChar w:fldCharType="begin"/>
        </w:r>
        <w:r w:rsidR="00FF1AD7">
          <w:rPr>
            <w:webHidden/>
          </w:rPr>
          <w:instrText xml:space="preserve"> PAGEREF _Toc157388185 \h </w:instrText>
        </w:r>
        <w:r w:rsidR="00FF1AD7">
          <w:rPr>
            <w:webHidden/>
          </w:rPr>
        </w:r>
        <w:r w:rsidR="00FF1AD7">
          <w:rPr>
            <w:webHidden/>
          </w:rPr>
          <w:fldChar w:fldCharType="separate"/>
        </w:r>
        <w:r w:rsidR="004D371D">
          <w:rPr>
            <w:webHidden/>
          </w:rPr>
          <w:t>11</w:t>
        </w:r>
        <w:r w:rsidR="00FF1AD7">
          <w:rPr>
            <w:webHidden/>
          </w:rPr>
          <w:fldChar w:fldCharType="end"/>
        </w:r>
      </w:hyperlink>
    </w:p>
    <w:p w14:paraId="1C533959" w14:textId="5E9E179D" w:rsidR="00FF1AD7" w:rsidRDefault="00000000">
      <w:pPr>
        <w:pStyle w:val="TOC2"/>
        <w:rPr>
          <w:rFonts w:asciiTheme="minorHAnsi" w:eastAsiaTheme="minorEastAsia" w:hAnsiTheme="minorHAnsi" w:cstheme="minorBidi"/>
          <w:kern w:val="2"/>
          <w:sz w:val="22"/>
          <w:szCs w:val="22"/>
          <w14:ligatures w14:val="standardContextual"/>
        </w:rPr>
      </w:pPr>
      <w:hyperlink w:anchor="_Toc157388186" w:history="1">
        <w:r w:rsidR="00FF1AD7" w:rsidRPr="00D6776A">
          <w:rPr>
            <w:rStyle w:val="Hyperlink"/>
          </w:rPr>
          <w:t>2.1.1</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User Roles:</w:t>
        </w:r>
        <w:r w:rsidR="00FF1AD7">
          <w:rPr>
            <w:webHidden/>
          </w:rPr>
          <w:tab/>
        </w:r>
        <w:r w:rsidR="00FF1AD7">
          <w:rPr>
            <w:webHidden/>
          </w:rPr>
          <w:fldChar w:fldCharType="begin"/>
        </w:r>
        <w:r w:rsidR="00FF1AD7">
          <w:rPr>
            <w:webHidden/>
          </w:rPr>
          <w:instrText xml:space="preserve"> PAGEREF _Toc157388186 \h </w:instrText>
        </w:r>
        <w:r w:rsidR="00FF1AD7">
          <w:rPr>
            <w:webHidden/>
          </w:rPr>
        </w:r>
        <w:r w:rsidR="00FF1AD7">
          <w:rPr>
            <w:webHidden/>
          </w:rPr>
          <w:fldChar w:fldCharType="separate"/>
        </w:r>
        <w:r w:rsidR="004D371D">
          <w:rPr>
            <w:webHidden/>
          </w:rPr>
          <w:t>11</w:t>
        </w:r>
        <w:r w:rsidR="00FF1AD7">
          <w:rPr>
            <w:webHidden/>
          </w:rPr>
          <w:fldChar w:fldCharType="end"/>
        </w:r>
      </w:hyperlink>
    </w:p>
    <w:p w14:paraId="3FCBBAC3" w14:textId="08D165C4" w:rsidR="00FF1AD7" w:rsidRDefault="00000000">
      <w:pPr>
        <w:pStyle w:val="TOC2"/>
        <w:rPr>
          <w:rFonts w:asciiTheme="minorHAnsi" w:eastAsiaTheme="minorEastAsia" w:hAnsiTheme="minorHAnsi" w:cstheme="minorBidi"/>
          <w:kern w:val="2"/>
          <w:sz w:val="22"/>
          <w:szCs w:val="22"/>
          <w14:ligatures w14:val="standardContextual"/>
        </w:rPr>
      </w:pPr>
      <w:hyperlink w:anchor="_Toc157388187" w:history="1">
        <w:r w:rsidR="00FF1AD7" w:rsidRPr="00D6776A">
          <w:rPr>
            <w:rStyle w:val="Hyperlink"/>
          </w:rPr>
          <w:t>2.1.2</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Use Cases:</w:t>
        </w:r>
        <w:r w:rsidR="00FF1AD7">
          <w:rPr>
            <w:webHidden/>
          </w:rPr>
          <w:tab/>
        </w:r>
        <w:r w:rsidR="00FF1AD7">
          <w:rPr>
            <w:webHidden/>
          </w:rPr>
          <w:fldChar w:fldCharType="begin"/>
        </w:r>
        <w:r w:rsidR="00FF1AD7">
          <w:rPr>
            <w:webHidden/>
          </w:rPr>
          <w:instrText xml:space="preserve"> PAGEREF _Toc157388187 \h </w:instrText>
        </w:r>
        <w:r w:rsidR="00FF1AD7">
          <w:rPr>
            <w:webHidden/>
          </w:rPr>
        </w:r>
        <w:r w:rsidR="00FF1AD7">
          <w:rPr>
            <w:webHidden/>
          </w:rPr>
          <w:fldChar w:fldCharType="separate"/>
        </w:r>
        <w:r w:rsidR="004D371D">
          <w:rPr>
            <w:webHidden/>
          </w:rPr>
          <w:t>11</w:t>
        </w:r>
        <w:r w:rsidR="00FF1AD7">
          <w:rPr>
            <w:webHidden/>
          </w:rPr>
          <w:fldChar w:fldCharType="end"/>
        </w:r>
      </w:hyperlink>
    </w:p>
    <w:p w14:paraId="05C8A3DC" w14:textId="15D88A1D" w:rsidR="00FF1AD7" w:rsidRDefault="00000000">
      <w:pPr>
        <w:pStyle w:val="TOC1"/>
        <w:rPr>
          <w:rFonts w:asciiTheme="minorHAnsi" w:eastAsiaTheme="minorEastAsia" w:hAnsiTheme="minorHAnsi" w:cstheme="minorBidi"/>
          <w:b w:val="0"/>
          <w:bCs w:val="0"/>
          <w:spacing w:val="0"/>
          <w:kern w:val="2"/>
          <w14:ligatures w14:val="standardContextual"/>
        </w:rPr>
      </w:pPr>
      <w:hyperlink w:anchor="_Toc157388188" w:history="1">
        <w:r w:rsidR="00FF1AD7" w:rsidRPr="00D6776A">
          <w:rPr>
            <w:rStyle w:val="Hyperlink"/>
            <w:kern w:val="28"/>
            <w:lang w:val="en-GB"/>
          </w:rPr>
          <w:t>2.2</w:t>
        </w:r>
        <w:r w:rsidR="00FF1AD7">
          <w:rPr>
            <w:rFonts w:asciiTheme="minorHAnsi" w:eastAsiaTheme="minorEastAsia" w:hAnsiTheme="minorHAnsi" w:cstheme="minorBidi"/>
            <w:b w:val="0"/>
            <w:bCs w:val="0"/>
            <w:spacing w:val="0"/>
            <w:kern w:val="2"/>
            <w14:ligatures w14:val="standardContextual"/>
          </w:rPr>
          <w:tab/>
        </w:r>
        <w:r w:rsidR="00FF1AD7" w:rsidRPr="00D6776A">
          <w:rPr>
            <w:rStyle w:val="Hyperlink"/>
            <w:lang w:val="en-GB"/>
          </w:rPr>
          <w:t>Activity Diagrams</w:t>
        </w:r>
        <w:r w:rsidR="00FF1AD7">
          <w:rPr>
            <w:webHidden/>
          </w:rPr>
          <w:tab/>
        </w:r>
        <w:r w:rsidR="00FF1AD7">
          <w:rPr>
            <w:webHidden/>
          </w:rPr>
          <w:fldChar w:fldCharType="begin"/>
        </w:r>
        <w:r w:rsidR="00FF1AD7">
          <w:rPr>
            <w:webHidden/>
          </w:rPr>
          <w:instrText xml:space="preserve"> PAGEREF _Toc157388188 \h </w:instrText>
        </w:r>
        <w:r w:rsidR="00FF1AD7">
          <w:rPr>
            <w:webHidden/>
          </w:rPr>
        </w:r>
        <w:r w:rsidR="00FF1AD7">
          <w:rPr>
            <w:webHidden/>
          </w:rPr>
          <w:fldChar w:fldCharType="separate"/>
        </w:r>
        <w:r w:rsidR="004D371D">
          <w:rPr>
            <w:webHidden/>
          </w:rPr>
          <w:t>18</w:t>
        </w:r>
        <w:r w:rsidR="00FF1AD7">
          <w:rPr>
            <w:webHidden/>
          </w:rPr>
          <w:fldChar w:fldCharType="end"/>
        </w:r>
      </w:hyperlink>
    </w:p>
    <w:p w14:paraId="7D42DA4D" w14:textId="71CD87B1" w:rsidR="00FF1AD7" w:rsidRDefault="00000000">
      <w:pPr>
        <w:pStyle w:val="TOC2"/>
        <w:rPr>
          <w:rFonts w:asciiTheme="minorHAnsi" w:eastAsiaTheme="minorEastAsia" w:hAnsiTheme="minorHAnsi" w:cstheme="minorBidi"/>
          <w:kern w:val="2"/>
          <w:sz w:val="22"/>
          <w:szCs w:val="22"/>
          <w14:ligatures w14:val="standardContextual"/>
        </w:rPr>
      </w:pPr>
      <w:hyperlink w:anchor="_Toc157388189" w:history="1">
        <w:r w:rsidR="00FF1AD7" w:rsidRPr="00D6776A">
          <w:rPr>
            <w:rStyle w:val="Hyperlink"/>
            <w:bCs/>
          </w:rPr>
          <w:t>2.2.1</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Registration:</w:t>
        </w:r>
        <w:r w:rsidR="00FF1AD7">
          <w:rPr>
            <w:webHidden/>
          </w:rPr>
          <w:tab/>
        </w:r>
        <w:r w:rsidR="00FF1AD7">
          <w:rPr>
            <w:webHidden/>
          </w:rPr>
          <w:fldChar w:fldCharType="begin"/>
        </w:r>
        <w:r w:rsidR="00FF1AD7">
          <w:rPr>
            <w:webHidden/>
          </w:rPr>
          <w:instrText xml:space="preserve"> PAGEREF _Toc157388189 \h </w:instrText>
        </w:r>
        <w:r w:rsidR="00FF1AD7">
          <w:rPr>
            <w:webHidden/>
          </w:rPr>
        </w:r>
        <w:r w:rsidR="00FF1AD7">
          <w:rPr>
            <w:webHidden/>
          </w:rPr>
          <w:fldChar w:fldCharType="separate"/>
        </w:r>
        <w:r w:rsidR="004D371D">
          <w:rPr>
            <w:webHidden/>
          </w:rPr>
          <w:t>18</w:t>
        </w:r>
        <w:r w:rsidR="00FF1AD7">
          <w:rPr>
            <w:webHidden/>
          </w:rPr>
          <w:fldChar w:fldCharType="end"/>
        </w:r>
      </w:hyperlink>
    </w:p>
    <w:p w14:paraId="08BDC2B3" w14:textId="24DD2576" w:rsidR="00FF1AD7" w:rsidRDefault="00000000">
      <w:pPr>
        <w:pStyle w:val="TOC2"/>
        <w:rPr>
          <w:rFonts w:asciiTheme="minorHAnsi" w:eastAsiaTheme="minorEastAsia" w:hAnsiTheme="minorHAnsi" w:cstheme="minorBidi"/>
          <w:kern w:val="2"/>
          <w:sz w:val="22"/>
          <w:szCs w:val="22"/>
          <w14:ligatures w14:val="standardContextual"/>
        </w:rPr>
      </w:pPr>
      <w:hyperlink w:anchor="_Toc157388190" w:history="1">
        <w:r w:rsidR="00FF1AD7" w:rsidRPr="00D6776A">
          <w:rPr>
            <w:rStyle w:val="Hyperlink"/>
            <w:rFonts w:eastAsiaTheme="minorHAnsi"/>
            <w:bCs/>
          </w:rPr>
          <w:t>2.2.2</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Login</w:t>
        </w:r>
        <w:r w:rsidR="00FF1AD7">
          <w:rPr>
            <w:webHidden/>
          </w:rPr>
          <w:tab/>
        </w:r>
        <w:r w:rsidR="00FF1AD7">
          <w:rPr>
            <w:webHidden/>
          </w:rPr>
          <w:fldChar w:fldCharType="begin"/>
        </w:r>
        <w:r w:rsidR="00FF1AD7">
          <w:rPr>
            <w:webHidden/>
          </w:rPr>
          <w:instrText xml:space="preserve"> PAGEREF _Toc157388190 \h </w:instrText>
        </w:r>
        <w:r w:rsidR="00FF1AD7">
          <w:rPr>
            <w:webHidden/>
          </w:rPr>
        </w:r>
        <w:r w:rsidR="00FF1AD7">
          <w:rPr>
            <w:webHidden/>
          </w:rPr>
          <w:fldChar w:fldCharType="separate"/>
        </w:r>
        <w:r w:rsidR="004D371D">
          <w:rPr>
            <w:webHidden/>
          </w:rPr>
          <w:t>19</w:t>
        </w:r>
        <w:r w:rsidR="00FF1AD7">
          <w:rPr>
            <w:webHidden/>
          </w:rPr>
          <w:fldChar w:fldCharType="end"/>
        </w:r>
      </w:hyperlink>
    </w:p>
    <w:p w14:paraId="72E2F0EA" w14:textId="489CE8E6" w:rsidR="00FF1AD7" w:rsidRDefault="00000000">
      <w:pPr>
        <w:pStyle w:val="TOC2"/>
        <w:rPr>
          <w:rFonts w:asciiTheme="minorHAnsi" w:eastAsiaTheme="minorEastAsia" w:hAnsiTheme="minorHAnsi" w:cstheme="minorBidi"/>
          <w:kern w:val="2"/>
          <w:sz w:val="22"/>
          <w:szCs w:val="22"/>
          <w14:ligatures w14:val="standardContextual"/>
        </w:rPr>
      </w:pPr>
      <w:hyperlink w:anchor="_Toc157388191" w:history="1">
        <w:r w:rsidR="00FF1AD7" w:rsidRPr="00D6776A">
          <w:rPr>
            <w:rStyle w:val="Hyperlink"/>
          </w:rPr>
          <w:t>2.2.3</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Reset Password:</w:t>
        </w:r>
        <w:r w:rsidR="00FF1AD7">
          <w:rPr>
            <w:webHidden/>
          </w:rPr>
          <w:tab/>
        </w:r>
        <w:r w:rsidR="00FF1AD7">
          <w:rPr>
            <w:webHidden/>
          </w:rPr>
          <w:fldChar w:fldCharType="begin"/>
        </w:r>
        <w:r w:rsidR="00FF1AD7">
          <w:rPr>
            <w:webHidden/>
          </w:rPr>
          <w:instrText xml:space="preserve"> PAGEREF _Toc157388191 \h </w:instrText>
        </w:r>
        <w:r w:rsidR="00FF1AD7">
          <w:rPr>
            <w:webHidden/>
          </w:rPr>
        </w:r>
        <w:r w:rsidR="00FF1AD7">
          <w:rPr>
            <w:webHidden/>
          </w:rPr>
          <w:fldChar w:fldCharType="separate"/>
        </w:r>
        <w:r w:rsidR="004D371D">
          <w:rPr>
            <w:webHidden/>
          </w:rPr>
          <w:t>20</w:t>
        </w:r>
        <w:r w:rsidR="00FF1AD7">
          <w:rPr>
            <w:webHidden/>
          </w:rPr>
          <w:fldChar w:fldCharType="end"/>
        </w:r>
      </w:hyperlink>
    </w:p>
    <w:p w14:paraId="07414170" w14:textId="74F77BE9" w:rsidR="00FF1AD7" w:rsidRDefault="00000000">
      <w:pPr>
        <w:pStyle w:val="TOC2"/>
        <w:rPr>
          <w:rFonts w:asciiTheme="minorHAnsi" w:eastAsiaTheme="minorEastAsia" w:hAnsiTheme="minorHAnsi" w:cstheme="minorBidi"/>
          <w:kern w:val="2"/>
          <w:sz w:val="22"/>
          <w:szCs w:val="22"/>
          <w14:ligatures w14:val="standardContextual"/>
        </w:rPr>
      </w:pPr>
      <w:hyperlink w:anchor="_Toc157388192" w:history="1">
        <w:r w:rsidR="00FF1AD7" w:rsidRPr="00D6776A">
          <w:rPr>
            <w:rStyle w:val="Hyperlink"/>
            <w:bCs/>
          </w:rPr>
          <w:t>2.2.4</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Translate</w:t>
        </w:r>
        <w:r w:rsidR="00FF1AD7" w:rsidRPr="00D6776A">
          <w:rPr>
            <w:rStyle w:val="Hyperlink"/>
            <w:bCs/>
          </w:rPr>
          <w:t xml:space="preserve"> </w:t>
        </w:r>
        <w:r w:rsidR="00FF1AD7" w:rsidRPr="00D6776A">
          <w:rPr>
            <w:rStyle w:val="Hyperlink"/>
          </w:rPr>
          <w:t>from sign to text:</w:t>
        </w:r>
        <w:r w:rsidR="00FF1AD7">
          <w:rPr>
            <w:webHidden/>
          </w:rPr>
          <w:tab/>
        </w:r>
        <w:r w:rsidR="00FF1AD7">
          <w:rPr>
            <w:webHidden/>
          </w:rPr>
          <w:fldChar w:fldCharType="begin"/>
        </w:r>
        <w:r w:rsidR="00FF1AD7">
          <w:rPr>
            <w:webHidden/>
          </w:rPr>
          <w:instrText xml:space="preserve"> PAGEREF _Toc157388192 \h </w:instrText>
        </w:r>
        <w:r w:rsidR="00FF1AD7">
          <w:rPr>
            <w:webHidden/>
          </w:rPr>
        </w:r>
        <w:r w:rsidR="00FF1AD7">
          <w:rPr>
            <w:webHidden/>
          </w:rPr>
          <w:fldChar w:fldCharType="separate"/>
        </w:r>
        <w:r w:rsidR="004D371D">
          <w:rPr>
            <w:webHidden/>
          </w:rPr>
          <w:t>21</w:t>
        </w:r>
        <w:r w:rsidR="00FF1AD7">
          <w:rPr>
            <w:webHidden/>
          </w:rPr>
          <w:fldChar w:fldCharType="end"/>
        </w:r>
      </w:hyperlink>
    </w:p>
    <w:p w14:paraId="6D78260C" w14:textId="6861B7BC" w:rsidR="00FF1AD7" w:rsidRDefault="00000000">
      <w:pPr>
        <w:pStyle w:val="TOC2"/>
        <w:rPr>
          <w:rFonts w:asciiTheme="minorHAnsi" w:eastAsiaTheme="minorEastAsia" w:hAnsiTheme="minorHAnsi" w:cstheme="minorBidi"/>
          <w:kern w:val="2"/>
          <w:sz w:val="22"/>
          <w:szCs w:val="22"/>
          <w14:ligatures w14:val="standardContextual"/>
        </w:rPr>
      </w:pPr>
      <w:hyperlink w:anchor="_Toc157388193" w:history="1">
        <w:r w:rsidR="00FF1AD7" w:rsidRPr="00D6776A">
          <w:rPr>
            <w:rStyle w:val="Hyperlink"/>
            <w:bCs/>
          </w:rPr>
          <w:t>2.2.5</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Translate from text to sign:</w:t>
        </w:r>
        <w:r w:rsidR="00FF1AD7">
          <w:rPr>
            <w:webHidden/>
          </w:rPr>
          <w:tab/>
        </w:r>
        <w:r w:rsidR="00FF1AD7">
          <w:rPr>
            <w:webHidden/>
          </w:rPr>
          <w:fldChar w:fldCharType="begin"/>
        </w:r>
        <w:r w:rsidR="00FF1AD7">
          <w:rPr>
            <w:webHidden/>
          </w:rPr>
          <w:instrText xml:space="preserve"> PAGEREF _Toc157388193 \h </w:instrText>
        </w:r>
        <w:r w:rsidR="00FF1AD7">
          <w:rPr>
            <w:webHidden/>
          </w:rPr>
        </w:r>
        <w:r w:rsidR="00FF1AD7">
          <w:rPr>
            <w:webHidden/>
          </w:rPr>
          <w:fldChar w:fldCharType="separate"/>
        </w:r>
        <w:r w:rsidR="004D371D">
          <w:rPr>
            <w:webHidden/>
          </w:rPr>
          <w:t>22</w:t>
        </w:r>
        <w:r w:rsidR="00FF1AD7">
          <w:rPr>
            <w:webHidden/>
          </w:rPr>
          <w:fldChar w:fldCharType="end"/>
        </w:r>
      </w:hyperlink>
    </w:p>
    <w:p w14:paraId="35589BB0" w14:textId="333ABBAC" w:rsidR="00FF1AD7" w:rsidRDefault="00000000">
      <w:pPr>
        <w:pStyle w:val="TOC2"/>
        <w:rPr>
          <w:rFonts w:asciiTheme="minorHAnsi" w:eastAsiaTheme="minorEastAsia" w:hAnsiTheme="minorHAnsi" w:cstheme="minorBidi"/>
          <w:kern w:val="2"/>
          <w:sz w:val="22"/>
          <w:szCs w:val="22"/>
          <w14:ligatures w14:val="standardContextual"/>
        </w:rPr>
      </w:pPr>
      <w:hyperlink w:anchor="_Toc157388194" w:history="1">
        <w:r w:rsidR="00FF1AD7" w:rsidRPr="00D6776A">
          <w:rPr>
            <w:rStyle w:val="Hyperlink"/>
          </w:rPr>
          <w:t>2.2.6</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Education:</w:t>
        </w:r>
        <w:r w:rsidR="00FF1AD7">
          <w:rPr>
            <w:webHidden/>
          </w:rPr>
          <w:tab/>
        </w:r>
        <w:r w:rsidR="00FF1AD7">
          <w:rPr>
            <w:webHidden/>
          </w:rPr>
          <w:fldChar w:fldCharType="begin"/>
        </w:r>
        <w:r w:rsidR="00FF1AD7">
          <w:rPr>
            <w:webHidden/>
          </w:rPr>
          <w:instrText xml:space="preserve"> PAGEREF _Toc157388194 \h </w:instrText>
        </w:r>
        <w:r w:rsidR="00FF1AD7">
          <w:rPr>
            <w:webHidden/>
          </w:rPr>
        </w:r>
        <w:r w:rsidR="00FF1AD7">
          <w:rPr>
            <w:webHidden/>
          </w:rPr>
          <w:fldChar w:fldCharType="separate"/>
        </w:r>
        <w:r w:rsidR="004D371D">
          <w:rPr>
            <w:webHidden/>
          </w:rPr>
          <w:t>23</w:t>
        </w:r>
        <w:r w:rsidR="00FF1AD7">
          <w:rPr>
            <w:webHidden/>
          </w:rPr>
          <w:fldChar w:fldCharType="end"/>
        </w:r>
      </w:hyperlink>
    </w:p>
    <w:p w14:paraId="23597632" w14:textId="49DD0510" w:rsidR="00FF1AD7" w:rsidRDefault="00000000">
      <w:pPr>
        <w:pStyle w:val="TOC2"/>
        <w:rPr>
          <w:rFonts w:asciiTheme="minorHAnsi" w:eastAsiaTheme="minorEastAsia" w:hAnsiTheme="minorHAnsi" w:cstheme="minorBidi"/>
          <w:kern w:val="2"/>
          <w:sz w:val="22"/>
          <w:szCs w:val="22"/>
          <w14:ligatures w14:val="standardContextual"/>
        </w:rPr>
      </w:pPr>
      <w:hyperlink w:anchor="_Toc157388195" w:history="1">
        <w:r w:rsidR="00FF1AD7" w:rsidRPr="00D6776A">
          <w:rPr>
            <w:rStyle w:val="Hyperlink"/>
          </w:rPr>
          <w:t>2.2.7</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Add Course:</w:t>
        </w:r>
        <w:r w:rsidR="00FF1AD7">
          <w:rPr>
            <w:webHidden/>
          </w:rPr>
          <w:tab/>
        </w:r>
        <w:r w:rsidR="00FF1AD7">
          <w:rPr>
            <w:webHidden/>
          </w:rPr>
          <w:fldChar w:fldCharType="begin"/>
        </w:r>
        <w:r w:rsidR="00FF1AD7">
          <w:rPr>
            <w:webHidden/>
          </w:rPr>
          <w:instrText xml:space="preserve"> PAGEREF _Toc157388195 \h </w:instrText>
        </w:r>
        <w:r w:rsidR="00FF1AD7">
          <w:rPr>
            <w:webHidden/>
          </w:rPr>
        </w:r>
        <w:r w:rsidR="00FF1AD7">
          <w:rPr>
            <w:webHidden/>
          </w:rPr>
          <w:fldChar w:fldCharType="separate"/>
        </w:r>
        <w:r w:rsidR="004D371D">
          <w:rPr>
            <w:webHidden/>
          </w:rPr>
          <w:t>24</w:t>
        </w:r>
        <w:r w:rsidR="00FF1AD7">
          <w:rPr>
            <w:webHidden/>
          </w:rPr>
          <w:fldChar w:fldCharType="end"/>
        </w:r>
      </w:hyperlink>
    </w:p>
    <w:p w14:paraId="3A182C0A" w14:textId="1999E476" w:rsidR="00FF1AD7" w:rsidRDefault="00000000">
      <w:pPr>
        <w:pStyle w:val="TOC2"/>
        <w:rPr>
          <w:rFonts w:asciiTheme="minorHAnsi" w:eastAsiaTheme="minorEastAsia" w:hAnsiTheme="minorHAnsi" w:cstheme="minorBidi"/>
          <w:kern w:val="2"/>
          <w:sz w:val="22"/>
          <w:szCs w:val="22"/>
          <w14:ligatures w14:val="standardContextual"/>
        </w:rPr>
      </w:pPr>
      <w:hyperlink w:anchor="_Toc157388196" w:history="1">
        <w:r w:rsidR="00FF1AD7" w:rsidRPr="00D6776A">
          <w:rPr>
            <w:rStyle w:val="Hyperlink"/>
          </w:rPr>
          <w:t>2.2.8</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Remove Courses</w:t>
        </w:r>
        <w:r w:rsidR="00FF1AD7">
          <w:rPr>
            <w:webHidden/>
          </w:rPr>
          <w:tab/>
        </w:r>
        <w:r w:rsidR="00FF1AD7">
          <w:rPr>
            <w:webHidden/>
          </w:rPr>
          <w:fldChar w:fldCharType="begin"/>
        </w:r>
        <w:r w:rsidR="00FF1AD7">
          <w:rPr>
            <w:webHidden/>
          </w:rPr>
          <w:instrText xml:space="preserve"> PAGEREF _Toc157388196 \h </w:instrText>
        </w:r>
        <w:r w:rsidR="00FF1AD7">
          <w:rPr>
            <w:webHidden/>
          </w:rPr>
        </w:r>
        <w:r w:rsidR="00FF1AD7">
          <w:rPr>
            <w:webHidden/>
          </w:rPr>
          <w:fldChar w:fldCharType="separate"/>
        </w:r>
        <w:r w:rsidR="004D371D">
          <w:rPr>
            <w:webHidden/>
          </w:rPr>
          <w:t>25</w:t>
        </w:r>
        <w:r w:rsidR="00FF1AD7">
          <w:rPr>
            <w:webHidden/>
          </w:rPr>
          <w:fldChar w:fldCharType="end"/>
        </w:r>
      </w:hyperlink>
    </w:p>
    <w:p w14:paraId="4C5E473C" w14:textId="4F3E6CF2" w:rsidR="00FF1AD7" w:rsidRDefault="00000000">
      <w:pPr>
        <w:pStyle w:val="TOC2"/>
        <w:rPr>
          <w:rFonts w:asciiTheme="minorHAnsi" w:eastAsiaTheme="minorEastAsia" w:hAnsiTheme="minorHAnsi" w:cstheme="minorBidi"/>
          <w:kern w:val="2"/>
          <w:sz w:val="22"/>
          <w:szCs w:val="22"/>
          <w14:ligatures w14:val="standardContextual"/>
        </w:rPr>
      </w:pPr>
      <w:hyperlink w:anchor="_Toc157388197" w:history="1">
        <w:r w:rsidR="00FF1AD7" w:rsidRPr="00D6776A">
          <w:rPr>
            <w:rStyle w:val="Hyperlink"/>
          </w:rPr>
          <w:t>2.2.9</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Modify Courses</w:t>
        </w:r>
        <w:r w:rsidR="00FF1AD7">
          <w:rPr>
            <w:webHidden/>
          </w:rPr>
          <w:tab/>
        </w:r>
        <w:r w:rsidR="00FF1AD7">
          <w:rPr>
            <w:webHidden/>
          </w:rPr>
          <w:fldChar w:fldCharType="begin"/>
        </w:r>
        <w:r w:rsidR="00FF1AD7">
          <w:rPr>
            <w:webHidden/>
          </w:rPr>
          <w:instrText xml:space="preserve"> PAGEREF _Toc157388197 \h </w:instrText>
        </w:r>
        <w:r w:rsidR="00FF1AD7">
          <w:rPr>
            <w:webHidden/>
          </w:rPr>
        </w:r>
        <w:r w:rsidR="00FF1AD7">
          <w:rPr>
            <w:webHidden/>
          </w:rPr>
          <w:fldChar w:fldCharType="separate"/>
        </w:r>
        <w:r w:rsidR="004D371D">
          <w:rPr>
            <w:webHidden/>
          </w:rPr>
          <w:t>26</w:t>
        </w:r>
        <w:r w:rsidR="00FF1AD7">
          <w:rPr>
            <w:webHidden/>
          </w:rPr>
          <w:fldChar w:fldCharType="end"/>
        </w:r>
      </w:hyperlink>
    </w:p>
    <w:p w14:paraId="57DFAD33" w14:textId="275BDACE" w:rsidR="00FF1AD7" w:rsidRDefault="00000000">
      <w:pPr>
        <w:pStyle w:val="TOC2"/>
        <w:rPr>
          <w:rFonts w:asciiTheme="minorHAnsi" w:eastAsiaTheme="minorEastAsia" w:hAnsiTheme="minorHAnsi" w:cstheme="minorBidi"/>
          <w:kern w:val="2"/>
          <w:sz w:val="22"/>
          <w:szCs w:val="22"/>
          <w14:ligatures w14:val="standardContextual"/>
        </w:rPr>
      </w:pPr>
      <w:hyperlink w:anchor="_Toc157388198" w:history="1">
        <w:r w:rsidR="00FF1AD7" w:rsidRPr="00D6776A">
          <w:rPr>
            <w:rStyle w:val="Hyperlink"/>
          </w:rPr>
          <w:t>2.2.10</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Chatbot</w:t>
        </w:r>
        <w:r w:rsidR="00FF1AD7">
          <w:rPr>
            <w:webHidden/>
          </w:rPr>
          <w:tab/>
        </w:r>
        <w:r w:rsidR="00FF1AD7">
          <w:rPr>
            <w:webHidden/>
          </w:rPr>
          <w:fldChar w:fldCharType="begin"/>
        </w:r>
        <w:r w:rsidR="00FF1AD7">
          <w:rPr>
            <w:webHidden/>
          </w:rPr>
          <w:instrText xml:space="preserve"> PAGEREF _Toc157388198 \h </w:instrText>
        </w:r>
        <w:r w:rsidR="00FF1AD7">
          <w:rPr>
            <w:webHidden/>
          </w:rPr>
        </w:r>
        <w:r w:rsidR="00FF1AD7">
          <w:rPr>
            <w:webHidden/>
          </w:rPr>
          <w:fldChar w:fldCharType="separate"/>
        </w:r>
        <w:r w:rsidR="004D371D">
          <w:rPr>
            <w:webHidden/>
          </w:rPr>
          <w:t>27</w:t>
        </w:r>
        <w:r w:rsidR="00FF1AD7">
          <w:rPr>
            <w:webHidden/>
          </w:rPr>
          <w:fldChar w:fldCharType="end"/>
        </w:r>
      </w:hyperlink>
    </w:p>
    <w:p w14:paraId="3B0466A7" w14:textId="526357CC" w:rsidR="00FF1AD7" w:rsidRDefault="00000000">
      <w:pPr>
        <w:pStyle w:val="TOC2"/>
        <w:rPr>
          <w:rFonts w:asciiTheme="minorHAnsi" w:eastAsiaTheme="minorEastAsia" w:hAnsiTheme="minorHAnsi" w:cstheme="minorBidi"/>
          <w:kern w:val="2"/>
          <w:sz w:val="22"/>
          <w:szCs w:val="22"/>
          <w14:ligatures w14:val="standardContextual"/>
        </w:rPr>
      </w:pPr>
      <w:hyperlink w:anchor="_Toc157388199" w:history="1">
        <w:r w:rsidR="00FF1AD7" w:rsidRPr="00D6776A">
          <w:rPr>
            <w:rStyle w:val="Hyperlink"/>
          </w:rPr>
          <w:t>2.2.11</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Progress in Course</w:t>
        </w:r>
        <w:r w:rsidR="00FF1AD7">
          <w:rPr>
            <w:webHidden/>
          </w:rPr>
          <w:tab/>
        </w:r>
        <w:r w:rsidR="00FF1AD7">
          <w:rPr>
            <w:webHidden/>
          </w:rPr>
          <w:fldChar w:fldCharType="begin"/>
        </w:r>
        <w:r w:rsidR="00FF1AD7">
          <w:rPr>
            <w:webHidden/>
          </w:rPr>
          <w:instrText xml:space="preserve"> PAGEREF _Toc157388199 \h </w:instrText>
        </w:r>
        <w:r w:rsidR="00FF1AD7">
          <w:rPr>
            <w:webHidden/>
          </w:rPr>
        </w:r>
        <w:r w:rsidR="00FF1AD7">
          <w:rPr>
            <w:webHidden/>
          </w:rPr>
          <w:fldChar w:fldCharType="separate"/>
        </w:r>
        <w:r w:rsidR="004D371D">
          <w:rPr>
            <w:webHidden/>
          </w:rPr>
          <w:t>28</w:t>
        </w:r>
        <w:r w:rsidR="00FF1AD7">
          <w:rPr>
            <w:webHidden/>
          </w:rPr>
          <w:fldChar w:fldCharType="end"/>
        </w:r>
      </w:hyperlink>
    </w:p>
    <w:p w14:paraId="32E2E870" w14:textId="5DF0947B" w:rsidR="00FF1AD7" w:rsidRDefault="00000000">
      <w:pPr>
        <w:pStyle w:val="TOC2"/>
        <w:rPr>
          <w:rFonts w:asciiTheme="minorHAnsi" w:eastAsiaTheme="minorEastAsia" w:hAnsiTheme="minorHAnsi" w:cstheme="minorBidi"/>
          <w:kern w:val="2"/>
          <w:sz w:val="22"/>
          <w:szCs w:val="22"/>
          <w14:ligatures w14:val="standardContextual"/>
        </w:rPr>
      </w:pPr>
      <w:hyperlink w:anchor="_Toc157388200" w:history="1">
        <w:r w:rsidR="00FF1AD7" w:rsidRPr="00D6776A">
          <w:rPr>
            <w:rStyle w:val="Hyperlink"/>
          </w:rPr>
          <w:t>2.2.12</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view courses</w:t>
        </w:r>
        <w:r w:rsidR="00FF1AD7">
          <w:rPr>
            <w:webHidden/>
          </w:rPr>
          <w:tab/>
        </w:r>
        <w:r w:rsidR="00FF1AD7">
          <w:rPr>
            <w:webHidden/>
          </w:rPr>
          <w:fldChar w:fldCharType="begin"/>
        </w:r>
        <w:r w:rsidR="00FF1AD7">
          <w:rPr>
            <w:webHidden/>
          </w:rPr>
          <w:instrText xml:space="preserve"> PAGEREF _Toc157388200 \h </w:instrText>
        </w:r>
        <w:r w:rsidR="00FF1AD7">
          <w:rPr>
            <w:webHidden/>
          </w:rPr>
        </w:r>
        <w:r w:rsidR="00FF1AD7">
          <w:rPr>
            <w:webHidden/>
          </w:rPr>
          <w:fldChar w:fldCharType="separate"/>
        </w:r>
        <w:r w:rsidR="004D371D">
          <w:rPr>
            <w:webHidden/>
          </w:rPr>
          <w:t>29</w:t>
        </w:r>
        <w:r w:rsidR="00FF1AD7">
          <w:rPr>
            <w:webHidden/>
          </w:rPr>
          <w:fldChar w:fldCharType="end"/>
        </w:r>
      </w:hyperlink>
    </w:p>
    <w:p w14:paraId="45FBED60" w14:textId="663C3801" w:rsidR="00FF1AD7" w:rsidRDefault="00000000">
      <w:pPr>
        <w:pStyle w:val="TOC2"/>
        <w:rPr>
          <w:rFonts w:asciiTheme="minorHAnsi" w:eastAsiaTheme="minorEastAsia" w:hAnsiTheme="minorHAnsi" w:cstheme="minorBidi"/>
          <w:kern w:val="2"/>
          <w:sz w:val="22"/>
          <w:szCs w:val="22"/>
          <w14:ligatures w14:val="standardContextual"/>
        </w:rPr>
      </w:pPr>
      <w:hyperlink w:anchor="_Toc157388201" w:history="1">
        <w:r w:rsidR="00FF1AD7" w:rsidRPr="00D6776A">
          <w:rPr>
            <w:rStyle w:val="Hyperlink"/>
          </w:rPr>
          <w:t>2.2.13</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 xml:space="preserve"> Manage Account:</w:t>
        </w:r>
        <w:r w:rsidR="00FF1AD7">
          <w:rPr>
            <w:webHidden/>
          </w:rPr>
          <w:tab/>
        </w:r>
        <w:r w:rsidR="00FF1AD7">
          <w:rPr>
            <w:webHidden/>
          </w:rPr>
          <w:fldChar w:fldCharType="begin"/>
        </w:r>
        <w:r w:rsidR="00FF1AD7">
          <w:rPr>
            <w:webHidden/>
          </w:rPr>
          <w:instrText xml:space="preserve"> PAGEREF _Toc157388201 \h </w:instrText>
        </w:r>
        <w:r w:rsidR="00FF1AD7">
          <w:rPr>
            <w:webHidden/>
          </w:rPr>
        </w:r>
        <w:r w:rsidR="00FF1AD7">
          <w:rPr>
            <w:webHidden/>
          </w:rPr>
          <w:fldChar w:fldCharType="separate"/>
        </w:r>
        <w:r w:rsidR="004D371D">
          <w:rPr>
            <w:webHidden/>
          </w:rPr>
          <w:t>30</w:t>
        </w:r>
        <w:r w:rsidR="00FF1AD7">
          <w:rPr>
            <w:webHidden/>
          </w:rPr>
          <w:fldChar w:fldCharType="end"/>
        </w:r>
      </w:hyperlink>
    </w:p>
    <w:p w14:paraId="6CCE49CC" w14:textId="61B7FA2E" w:rsidR="00FF1AD7" w:rsidRDefault="00000000">
      <w:pPr>
        <w:pStyle w:val="TOC1"/>
        <w:rPr>
          <w:rFonts w:asciiTheme="minorHAnsi" w:eastAsiaTheme="minorEastAsia" w:hAnsiTheme="minorHAnsi" w:cstheme="minorBidi"/>
          <w:b w:val="0"/>
          <w:bCs w:val="0"/>
          <w:spacing w:val="0"/>
          <w:kern w:val="2"/>
          <w14:ligatures w14:val="standardContextual"/>
        </w:rPr>
      </w:pPr>
      <w:hyperlink w:anchor="_Toc157388202" w:history="1">
        <w:r w:rsidR="00FF1AD7" w:rsidRPr="00D6776A">
          <w:rPr>
            <w:rStyle w:val="Hyperlink"/>
          </w:rPr>
          <w:t>2.3</w:t>
        </w:r>
        <w:r w:rsidR="00FF1AD7">
          <w:rPr>
            <w:rFonts w:asciiTheme="minorHAnsi" w:eastAsiaTheme="minorEastAsia" w:hAnsiTheme="minorHAnsi" w:cstheme="minorBidi"/>
            <w:b w:val="0"/>
            <w:bCs w:val="0"/>
            <w:spacing w:val="0"/>
            <w:kern w:val="2"/>
            <w14:ligatures w14:val="standardContextual"/>
          </w:rPr>
          <w:tab/>
        </w:r>
        <w:r w:rsidR="00FF1AD7" w:rsidRPr="00D6776A">
          <w:rPr>
            <w:rStyle w:val="Hyperlink"/>
          </w:rPr>
          <w:t>Class Diagram:</w:t>
        </w:r>
        <w:r w:rsidR="00FF1AD7">
          <w:rPr>
            <w:webHidden/>
          </w:rPr>
          <w:tab/>
        </w:r>
        <w:r w:rsidR="00FF1AD7">
          <w:rPr>
            <w:webHidden/>
          </w:rPr>
          <w:fldChar w:fldCharType="begin"/>
        </w:r>
        <w:r w:rsidR="00FF1AD7">
          <w:rPr>
            <w:webHidden/>
          </w:rPr>
          <w:instrText xml:space="preserve"> PAGEREF _Toc157388202 \h </w:instrText>
        </w:r>
        <w:r w:rsidR="00FF1AD7">
          <w:rPr>
            <w:webHidden/>
          </w:rPr>
        </w:r>
        <w:r w:rsidR="00FF1AD7">
          <w:rPr>
            <w:webHidden/>
          </w:rPr>
          <w:fldChar w:fldCharType="separate"/>
        </w:r>
        <w:r w:rsidR="004D371D">
          <w:rPr>
            <w:webHidden/>
          </w:rPr>
          <w:t>31</w:t>
        </w:r>
        <w:r w:rsidR="00FF1AD7">
          <w:rPr>
            <w:webHidden/>
          </w:rPr>
          <w:fldChar w:fldCharType="end"/>
        </w:r>
      </w:hyperlink>
    </w:p>
    <w:p w14:paraId="40F213B7" w14:textId="72F47DFA" w:rsidR="00FF1AD7" w:rsidRDefault="00000000">
      <w:pPr>
        <w:pStyle w:val="TOC1"/>
        <w:rPr>
          <w:rFonts w:asciiTheme="minorHAnsi" w:eastAsiaTheme="minorEastAsia" w:hAnsiTheme="minorHAnsi" w:cstheme="minorBidi"/>
          <w:b w:val="0"/>
          <w:bCs w:val="0"/>
          <w:spacing w:val="0"/>
          <w:kern w:val="2"/>
          <w14:ligatures w14:val="standardContextual"/>
        </w:rPr>
      </w:pPr>
      <w:hyperlink r:id="rId16" w:anchor="_Toc157388203" w:history="1">
        <w:r w:rsidR="00FF1AD7" w:rsidRPr="00D6776A">
          <w:rPr>
            <w:rStyle w:val="Hyperlink"/>
          </w:rPr>
          <w:t>2.4 Sequence Diagram:</w:t>
        </w:r>
        <w:r w:rsidR="00FF1AD7">
          <w:rPr>
            <w:webHidden/>
          </w:rPr>
          <w:tab/>
        </w:r>
        <w:r w:rsidR="00FF1AD7">
          <w:rPr>
            <w:webHidden/>
          </w:rPr>
          <w:fldChar w:fldCharType="begin"/>
        </w:r>
        <w:r w:rsidR="00FF1AD7">
          <w:rPr>
            <w:webHidden/>
          </w:rPr>
          <w:instrText xml:space="preserve"> PAGEREF _Toc157388203 \h </w:instrText>
        </w:r>
        <w:r w:rsidR="00FF1AD7">
          <w:rPr>
            <w:webHidden/>
          </w:rPr>
        </w:r>
        <w:r w:rsidR="00FF1AD7">
          <w:rPr>
            <w:webHidden/>
          </w:rPr>
          <w:fldChar w:fldCharType="separate"/>
        </w:r>
        <w:r w:rsidR="004D371D">
          <w:rPr>
            <w:webHidden/>
          </w:rPr>
          <w:t>32</w:t>
        </w:r>
        <w:r w:rsidR="00FF1AD7">
          <w:rPr>
            <w:webHidden/>
          </w:rPr>
          <w:fldChar w:fldCharType="end"/>
        </w:r>
      </w:hyperlink>
    </w:p>
    <w:p w14:paraId="21EB3005" w14:textId="7EC21E21" w:rsidR="00FF1AD7" w:rsidRDefault="00000000">
      <w:pPr>
        <w:pStyle w:val="TOC1"/>
        <w:rPr>
          <w:rFonts w:asciiTheme="minorHAnsi" w:eastAsiaTheme="minorEastAsia" w:hAnsiTheme="minorHAnsi" w:cstheme="minorBidi"/>
          <w:b w:val="0"/>
          <w:bCs w:val="0"/>
          <w:spacing w:val="0"/>
          <w:kern w:val="2"/>
          <w14:ligatures w14:val="standardContextual"/>
        </w:rPr>
      </w:pPr>
      <w:hyperlink w:anchor="_Toc157388204" w:history="1">
        <w:r w:rsidR="00FF1AD7" w:rsidRPr="00D6776A">
          <w:rPr>
            <w:rStyle w:val="Hyperlink"/>
          </w:rPr>
          <w:t>2.5</w:t>
        </w:r>
        <w:r w:rsidR="00FF1AD7">
          <w:rPr>
            <w:rFonts w:asciiTheme="minorHAnsi" w:eastAsiaTheme="minorEastAsia" w:hAnsiTheme="minorHAnsi" w:cstheme="minorBidi"/>
            <w:b w:val="0"/>
            <w:bCs w:val="0"/>
            <w:spacing w:val="0"/>
            <w:kern w:val="2"/>
            <w14:ligatures w14:val="standardContextual"/>
          </w:rPr>
          <w:tab/>
        </w:r>
        <w:r w:rsidR="00FF1AD7" w:rsidRPr="00D6776A">
          <w:rPr>
            <w:rStyle w:val="Hyperlink"/>
          </w:rPr>
          <w:t>Data Flow Diagrams</w:t>
        </w:r>
        <w:r w:rsidR="00FF1AD7">
          <w:rPr>
            <w:webHidden/>
          </w:rPr>
          <w:tab/>
        </w:r>
        <w:r w:rsidR="00FF1AD7">
          <w:rPr>
            <w:webHidden/>
          </w:rPr>
          <w:fldChar w:fldCharType="begin"/>
        </w:r>
        <w:r w:rsidR="00FF1AD7">
          <w:rPr>
            <w:webHidden/>
          </w:rPr>
          <w:instrText xml:space="preserve"> PAGEREF _Toc157388204 \h </w:instrText>
        </w:r>
        <w:r w:rsidR="00FF1AD7">
          <w:rPr>
            <w:webHidden/>
          </w:rPr>
        </w:r>
        <w:r w:rsidR="00FF1AD7">
          <w:rPr>
            <w:webHidden/>
          </w:rPr>
          <w:fldChar w:fldCharType="separate"/>
        </w:r>
        <w:r w:rsidR="004D371D">
          <w:rPr>
            <w:webHidden/>
          </w:rPr>
          <w:t>39</w:t>
        </w:r>
        <w:r w:rsidR="00FF1AD7">
          <w:rPr>
            <w:webHidden/>
          </w:rPr>
          <w:fldChar w:fldCharType="end"/>
        </w:r>
      </w:hyperlink>
    </w:p>
    <w:p w14:paraId="569DEFCE" w14:textId="54F4AC06" w:rsidR="00FF1AD7" w:rsidRDefault="00000000">
      <w:pPr>
        <w:pStyle w:val="TOC2"/>
        <w:rPr>
          <w:rFonts w:asciiTheme="minorHAnsi" w:eastAsiaTheme="minorEastAsia" w:hAnsiTheme="minorHAnsi" w:cstheme="minorBidi"/>
          <w:kern w:val="2"/>
          <w:sz w:val="22"/>
          <w:szCs w:val="22"/>
          <w14:ligatures w14:val="standardContextual"/>
        </w:rPr>
      </w:pPr>
      <w:hyperlink w:anchor="_Toc157388205" w:history="1">
        <w:r w:rsidR="00FF1AD7" w:rsidRPr="00D6776A">
          <w:rPr>
            <w:rStyle w:val="Hyperlink"/>
            <w:bCs/>
          </w:rPr>
          <w:t>2.5.1</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Context Diagram – Level 0</w:t>
        </w:r>
        <w:r w:rsidR="00FF1AD7">
          <w:rPr>
            <w:webHidden/>
          </w:rPr>
          <w:tab/>
        </w:r>
        <w:r w:rsidR="00FF1AD7">
          <w:rPr>
            <w:webHidden/>
          </w:rPr>
          <w:fldChar w:fldCharType="begin"/>
        </w:r>
        <w:r w:rsidR="00FF1AD7">
          <w:rPr>
            <w:webHidden/>
          </w:rPr>
          <w:instrText xml:space="preserve"> PAGEREF _Toc157388205 \h </w:instrText>
        </w:r>
        <w:r w:rsidR="00FF1AD7">
          <w:rPr>
            <w:webHidden/>
          </w:rPr>
        </w:r>
        <w:r w:rsidR="00FF1AD7">
          <w:rPr>
            <w:webHidden/>
          </w:rPr>
          <w:fldChar w:fldCharType="separate"/>
        </w:r>
        <w:r w:rsidR="004D371D">
          <w:rPr>
            <w:webHidden/>
          </w:rPr>
          <w:t>39</w:t>
        </w:r>
        <w:r w:rsidR="00FF1AD7">
          <w:rPr>
            <w:webHidden/>
          </w:rPr>
          <w:fldChar w:fldCharType="end"/>
        </w:r>
      </w:hyperlink>
    </w:p>
    <w:p w14:paraId="04059053" w14:textId="2704C213" w:rsidR="00FF1AD7" w:rsidRDefault="00000000">
      <w:pPr>
        <w:pStyle w:val="TOC2"/>
        <w:rPr>
          <w:rFonts w:asciiTheme="minorHAnsi" w:eastAsiaTheme="minorEastAsia" w:hAnsiTheme="minorHAnsi" w:cstheme="minorBidi"/>
          <w:kern w:val="2"/>
          <w:sz w:val="22"/>
          <w:szCs w:val="22"/>
          <w14:ligatures w14:val="standardContextual"/>
        </w:rPr>
      </w:pPr>
      <w:hyperlink w:anchor="_Toc157388206" w:history="1">
        <w:r w:rsidR="00FF1AD7" w:rsidRPr="00D6776A">
          <w:rPr>
            <w:rStyle w:val="Hyperlink"/>
            <w:bCs/>
          </w:rPr>
          <w:t>2.5.2</w:t>
        </w:r>
        <w:r w:rsidR="00FF1AD7">
          <w:rPr>
            <w:rFonts w:asciiTheme="minorHAnsi" w:eastAsiaTheme="minorEastAsia" w:hAnsiTheme="minorHAnsi" w:cstheme="minorBidi"/>
            <w:kern w:val="2"/>
            <w:sz w:val="22"/>
            <w:szCs w:val="22"/>
            <w14:ligatures w14:val="standardContextual"/>
          </w:rPr>
          <w:tab/>
        </w:r>
        <w:r w:rsidR="00FF1AD7" w:rsidRPr="00D6776A">
          <w:rPr>
            <w:rStyle w:val="Hyperlink"/>
          </w:rPr>
          <w:t>Level 1</w:t>
        </w:r>
        <w:r w:rsidR="00FF1AD7">
          <w:rPr>
            <w:webHidden/>
          </w:rPr>
          <w:tab/>
        </w:r>
        <w:r w:rsidR="00FF1AD7">
          <w:rPr>
            <w:webHidden/>
          </w:rPr>
          <w:fldChar w:fldCharType="begin"/>
        </w:r>
        <w:r w:rsidR="00FF1AD7">
          <w:rPr>
            <w:webHidden/>
          </w:rPr>
          <w:instrText xml:space="preserve"> PAGEREF _Toc157388206 \h </w:instrText>
        </w:r>
        <w:r w:rsidR="00FF1AD7">
          <w:rPr>
            <w:webHidden/>
          </w:rPr>
        </w:r>
        <w:r w:rsidR="00FF1AD7">
          <w:rPr>
            <w:webHidden/>
          </w:rPr>
          <w:fldChar w:fldCharType="separate"/>
        </w:r>
        <w:r w:rsidR="004D371D">
          <w:rPr>
            <w:webHidden/>
          </w:rPr>
          <w:t>40</w:t>
        </w:r>
        <w:r w:rsidR="00FF1AD7">
          <w:rPr>
            <w:webHidden/>
          </w:rPr>
          <w:fldChar w:fldCharType="end"/>
        </w:r>
      </w:hyperlink>
    </w:p>
    <w:p w14:paraId="647E7580" w14:textId="23BBBAB0" w:rsidR="00FF1AD7" w:rsidRDefault="00000000">
      <w:pPr>
        <w:pStyle w:val="TOC1"/>
        <w:rPr>
          <w:rFonts w:asciiTheme="minorHAnsi" w:eastAsiaTheme="minorEastAsia" w:hAnsiTheme="minorHAnsi" w:cstheme="minorBidi"/>
          <w:b w:val="0"/>
          <w:bCs w:val="0"/>
          <w:spacing w:val="0"/>
          <w:kern w:val="2"/>
          <w14:ligatures w14:val="standardContextual"/>
        </w:rPr>
      </w:pPr>
      <w:hyperlink w:anchor="_Toc157388207" w:history="1">
        <w:r w:rsidR="00FF1AD7" w:rsidRPr="00D6776A">
          <w:rPr>
            <w:rStyle w:val="Hyperlink"/>
          </w:rPr>
          <w:t>2.6</w:t>
        </w:r>
        <w:r w:rsidR="00FF1AD7">
          <w:rPr>
            <w:rFonts w:asciiTheme="minorHAnsi" w:eastAsiaTheme="minorEastAsia" w:hAnsiTheme="minorHAnsi" w:cstheme="minorBidi"/>
            <w:b w:val="0"/>
            <w:bCs w:val="0"/>
            <w:spacing w:val="0"/>
            <w:kern w:val="2"/>
            <w14:ligatures w14:val="standardContextual"/>
          </w:rPr>
          <w:tab/>
        </w:r>
        <w:r w:rsidR="00FF1AD7" w:rsidRPr="00D6776A">
          <w:rPr>
            <w:rStyle w:val="Hyperlink"/>
          </w:rPr>
          <w:t>ER Diagram</w:t>
        </w:r>
        <w:r w:rsidR="00FF1AD7">
          <w:rPr>
            <w:webHidden/>
          </w:rPr>
          <w:tab/>
        </w:r>
        <w:r w:rsidR="00FF1AD7">
          <w:rPr>
            <w:webHidden/>
          </w:rPr>
          <w:fldChar w:fldCharType="begin"/>
        </w:r>
        <w:r w:rsidR="00FF1AD7">
          <w:rPr>
            <w:webHidden/>
          </w:rPr>
          <w:instrText xml:space="preserve"> PAGEREF _Toc157388207 \h </w:instrText>
        </w:r>
        <w:r w:rsidR="00FF1AD7">
          <w:rPr>
            <w:webHidden/>
          </w:rPr>
        </w:r>
        <w:r w:rsidR="00FF1AD7">
          <w:rPr>
            <w:webHidden/>
          </w:rPr>
          <w:fldChar w:fldCharType="separate"/>
        </w:r>
        <w:r w:rsidR="004D371D">
          <w:rPr>
            <w:webHidden/>
          </w:rPr>
          <w:t>41</w:t>
        </w:r>
        <w:r w:rsidR="00FF1AD7">
          <w:rPr>
            <w:webHidden/>
          </w:rPr>
          <w:fldChar w:fldCharType="end"/>
        </w:r>
      </w:hyperlink>
    </w:p>
    <w:p w14:paraId="140F11A2" w14:textId="626E95ED" w:rsidR="000A4E4B" w:rsidRDefault="000A4E4B" w:rsidP="000A4E4B">
      <w:pPr>
        <w:pStyle w:val="TOC1"/>
        <w:spacing w:line="360" w:lineRule="auto"/>
        <w:rPr>
          <w:bCs w:val="0"/>
          <w:caps/>
          <w:spacing w:val="-2"/>
          <w:sz w:val="24"/>
          <w:szCs w:val="24"/>
          <w:lang w:val="en-GB"/>
        </w:rPr>
      </w:pPr>
      <w:r w:rsidRPr="0C1F80E5">
        <w:rPr>
          <w:caps/>
          <w:sz w:val="24"/>
          <w:szCs w:val="24"/>
          <w:lang w:val="en-GB"/>
        </w:rPr>
        <w:fldChar w:fldCharType="end"/>
      </w:r>
    </w:p>
    <w:p w14:paraId="0758439E" w14:textId="27B3E360" w:rsidR="0056746F" w:rsidRDefault="00EA7568" w:rsidP="00FF6161">
      <w:r>
        <w:tab/>
      </w:r>
    </w:p>
    <w:p w14:paraId="18AAFA25" w14:textId="77777777" w:rsidR="008F30B3" w:rsidRDefault="008F30B3" w:rsidP="00FF6161"/>
    <w:p w14:paraId="687688CA" w14:textId="77777777" w:rsidR="008F30B3" w:rsidRDefault="008F30B3" w:rsidP="00FF6161"/>
    <w:p w14:paraId="65CE8272" w14:textId="77777777" w:rsidR="008F30B3" w:rsidRDefault="008F30B3" w:rsidP="00FF6161"/>
    <w:p w14:paraId="4DC463CA" w14:textId="77777777" w:rsidR="008F30B3" w:rsidRDefault="008F30B3" w:rsidP="00FF6161"/>
    <w:p w14:paraId="47F04DE8" w14:textId="77777777" w:rsidR="008F30B3" w:rsidRDefault="008F30B3" w:rsidP="00FF6161"/>
    <w:p w14:paraId="658AFB19" w14:textId="77777777" w:rsidR="008F30B3" w:rsidRDefault="008F30B3" w:rsidP="00FF6161"/>
    <w:p w14:paraId="02B0E957" w14:textId="77777777" w:rsidR="008F30B3" w:rsidRDefault="008F30B3" w:rsidP="00FF6161"/>
    <w:p w14:paraId="5449DDFA" w14:textId="77777777" w:rsidR="008F30B3" w:rsidRDefault="008F30B3" w:rsidP="00FF6161"/>
    <w:p w14:paraId="0E1E5271" w14:textId="77777777" w:rsidR="008F30B3" w:rsidRDefault="008F30B3" w:rsidP="00FF6161"/>
    <w:p w14:paraId="7F46BFDC" w14:textId="77777777" w:rsidR="008F30B3" w:rsidRDefault="008F30B3" w:rsidP="00FF6161"/>
    <w:p w14:paraId="7962BE17" w14:textId="77777777" w:rsidR="008F30B3" w:rsidRDefault="008F30B3" w:rsidP="00FF6161"/>
    <w:p w14:paraId="548A9DAA" w14:textId="77777777" w:rsidR="008F30B3" w:rsidRDefault="008F30B3" w:rsidP="00FF6161"/>
    <w:p w14:paraId="012056C5" w14:textId="77777777" w:rsidR="008F30B3" w:rsidRDefault="008F30B3" w:rsidP="00FF6161"/>
    <w:p w14:paraId="2724B08C" w14:textId="77777777" w:rsidR="008F30B3" w:rsidRDefault="008F30B3" w:rsidP="00FF6161"/>
    <w:p w14:paraId="187D9431" w14:textId="77777777" w:rsidR="008F30B3" w:rsidRDefault="008F30B3" w:rsidP="00FF6161"/>
    <w:p w14:paraId="4A2ECDD3" w14:textId="77777777" w:rsidR="008F30B3" w:rsidRDefault="008F30B3" w:rsidP="00FF6161"/>
    <w:p w14:paraId="526049C2" w14:textId="77777777" w:rsidR="008F30B3" w:rsidRDefault="008F30B3" w:rsidP="00FF6161"/>
    <w:p w14:paraId="6B41DFEC" w14:textId="77777777" w:rsidR="008F30B3" w:rsidRDefault="008F30B3" w:rsidP="00FF6161"/>
    <w:p w14:paraId="46CAF0AB" w14:textId="77777777" w:rsidR="0056746F" w:rsidRDefault="0056746F"/>
    <w:p w14:paraId="0A31D578" w14:textId="3BF3EAF4" w:rsidR="00C568F3" w:rsidRPr="005D6D65" w:rsidRDefault="007770CA" w:rsidP="00CB08FA">
      <w:pPr>
        <w:pStyle w:val="Heading1"/>
        <w:numPr>
          <w:ilvl w:val="0"/>
          <w:numId w:val="46"/>
        </w:numPr>
        <w:jc w:val="center"/>
      </w:pPr>
      <w:bookmarkStart w:id="1" w:name="_Toc157388153"/>
      <w:bookmarkStart w:id="2" w:name="OLE_LINK1168"/>
      <w:bookmarkStart w:id="3" w:name="intro"/>
      <w:r w:rsidRPr="005D6D65">
        <w:lastRenderedPageBreak/>
        <w:t>Introduction and Background</w:t>
      </w:r>
      <w:bookmarkEnd w:id="1"/>
    </w:p>
    <w:p w14:paraId="75C9E987" w14:textId="7DA95B90" w:rsidR="0056746F" w:rsidRPr="00FE46F2" w:rsidRDefault="0056746F" w:rsidP="00CB08FA">
      <w:pPr>
        <w:pStyle w:val="Heading2"/>
        <w:numPr>
          <w:ilvl w:val="1"/>
          <w:numId w:val="28"/>
        </w:numPr>
        <w:rPr>
          <w:color w:val="000000" w:themeColor="text1"/>
          <w:szCs w:val="32"/>
        </w:rPr>
      </w:pPr>
      <w:bookmarkStart w:id="4" w:name="_Toc157388154"/>
      <w:bookmarkEnd w:id="2"/>
      <w:bookmarkEnd w:id="3"/>
      <w:r w:rsidRPr="00012299">
        <w:t>Introduction</w:t>
      </w:r>
      <w:bookmarkEnd w:id="4"/>
    </w:p>
    <w:p w14:paraId="27DB62CB" w14:textId="77777777" w:rsidR="009C55ED" w:rsidRPr="00FE46F2" w:rsidRDefault="009C55ED" w:rsidP="009C55ED">
      <w:pPr>
        <w:ind w:firstLine="720"/>
        <w:rPr>
          <w:rFonts w:asciiTheme="majorBidi" w:hAnsiTheme="majorBidi" w:cstheme="majorBidi"/>
          <w:color w:val="000000" w:themeColor="text1"/>
          <w:sz w:val="24"/>
          <w:szCs w:val="24"/>
        </w:rPr>
      </w:pPr>
      <w:r w:rsidRPr="00FE46F2">
        <w:rPr>
          <w:rFonts w:asciiTheme="majorBidi" w:hAnsiTheme="majorBidi" w:cstheme="majorBidi"/>
          <w:color w:val="000000" w:themeColor="text1"/>
          <w:sz w:val="24"/>
          <w:szCs w:val="24"/>
        </w:rPr>
        <w:t>The Sign Language Translator project represents a significant step forward in addressing the communication challenges faced by the deaf community. By leveraging cutting-edge artificial intelligence technology, this initiative aims to provide a practical and user-friendly solution for seamless communication between individuals with hearing impairments and the broader society.</w:t>
      </w:r>
    </w:p>
    <w:p w14:paraId="2669DF10" w14:textId="77777777" w:rsidR="009C55ED" w:rsidRPr="00FE46F2" w:rsidRDefault="009C55ED" w:rsidP="009C55ED">
      <w:pPr>
        <w:rPr>
          <w:rFonts w:asciiTheme="majorBidi" w:hAnsiTheme="majorBidi" w:cstheme="majorBidi"/>
          <w:color w:val="000000" w:themeColor="text1"/>
          <w:sz w:val="24"/>
          <w:szCs w:val="24"/>
        </w:rPr>
      </w:pPr>
      <w:r w:rsidRPr="00FE46F2">
        <w:rPr>
          <w:rFonts w:asciiTheme="majorBidi" w:hAnsiTheme="majorBidi" w:cstheme="majorBidi"/>
          <w:color w:val="000000" w:themeColor="text1"/>
          <w:sz w:val="24"/>
          <w:szCs w:val="24"/>
        </w:rPr>
        <w:t>One key aspect of this project is its use of an AI-driven model, which excels in analyzing textual inputs with precision and translating them into sign language accurately and efficiently. This feature ensures that the communication is not only accessible but also reliable for the users.</w:t>
      </w:r>
    </w:p>
    <w:p w14:paraId="469F3012" w14:textId="77777777" w:rsidR="009C55ED" w:rsidRPr="00FE46F2" w:rsidRDefault="009C55ED" w:rsidP="009C55ED">
      <w:pPr>
        <w:rPr>
          <w:rFonts w:asciiTheme="majorBidi" w:hAnsiTheme="majorBidi" w:cstheme="majorBidi"/>
          <w:color w:val="000000" w:themeColor="text1"/>
          <w:sz w:val="24"/>
          <w:szCs w:val="24"/>
        </w:rPr>
      </w:pPr>
      <w:r w:rsidRPr="00FE46F2">
        <w:rPr>
          <w:rFonts w:asciiTheme="majorBidi" w:hAnsiTheme="majorBidi" w:cstheme="majorBidi"/>
          <w:color w:val="000000" w:themeColor="text1"/>
          <w:sz w:val="24"/>
          <w:szCs w:val="24"/>
        </w:rPr>
        <w:t>Moreover, the integration of the camera function into the application opens up new possibilities by allowing the conversion of sign language into text. This innovative approach facilitates interaction with the surrounding environment, enabling more dynamic and versatile communication for individuals with hearing impairments.</w:t>
      </w:r>
    </w:p>
    <w:p w14:paraId="6403F269" w14:textId="77777777" w:rsidR="009C55ED" w:rsidRPr="00FE46F2" w:rsidRDefault="009C55ED" w:rsidP="009C55ED">
      <w:pPr>
        <w:rPr>
          <w:rFonts w:asciiTheme="majorBidi" w:hAnsiTheme="majorBidi" w:cstheme="majorBidi"/>
          <w:color w:val="000000" w:themeColor="text1"/>
          <w:sz w:val="24"/>
          <w:szCs w:val="24"/>
        </w:rPr>
      </w:pPr>
      <w:r w:rsidRPr="00FE46F2">
        <w:rPr>
          <w:rFonts w:asciiTheme="majorBidi" w:hAnsiTheme="majorBidi" w:cstheme="majorBidi"/>
          <w:color w:val="000000" w:themeColor="text1"/>
          <w:sz w:val="24"/>
          <w:szCs w:val="24"/>
        </w:rPr>
        <w:t>The user interface is another crucial element of the Sign Language Translator project. Designed to be simple and intuitive, it ensures that users can navigate the application with ease. The customizable settings further enhance the user experience, catering to individual needs and preferences.</w:t>
      </w:r>
    </w:p>
    <w:p w14:paraId="0677981D" w14:textId="77777777" w:rsidR="009C55ED" w:rsidRPr="00FE46F2" w:rsidRDefault="009C55ED" w:rsidP="009C55ED">
      <w:pPr>
        <w:rPr>
          <w:rFonts w:asciiTheme="majorBidi" w:hAnsiTheme="majorBidi" w:cstheme="majorBidi"/>
          <w:color w:val="000000" w:themeColor="text1"/>
          <w:sz w:val="24"/>
          <w:szCs w:val="24"/>
        </w:rPr>
      </w:pPr>
      <w:r w:rsidRPr="00FE46F2">
        <w:rPr>
          <w:rFonts w:asciiTheme="majorBidi" w:hAnsiTheme="majorBidi" w:cstheme="majorBidi"/>
          <w:color w:val="000000" w:themeColor="text1"/>
          <w:sz w:val="24"/>
          <w:szCs w:val="24"/>
        </w:rPr>
        <w:t>By focusing on enhancing communication for the deaf community, this project contributes to fostering a sense of inclusivity and improving the overall quality of daily life for individuals with hearing impairments. The goal is to make communication a universal right, transcending barriers and creating a more connected and inclusive world.</w:t>
      </w:r>
    </w:p>
    <w:p w14:paraId="2948B5C7" w14:textId="4091FC92" w:rsidR="0056746F" w:rsidRPr="00FE46F2" w:rsidRDefault="009C55ED" w:rsidP="009C55ED">
      <w:pPr>
        <w:rPr>
          <w:rFonts w:asciiTheme="majorBidi" w:hAnsiTheme="majorBidi" w:cstheme="majorBidi"/>
          <w:color w:val="000000" w:themeColor="text1"/>
          <w:sz w:val="24"/>
          <w:szCs w:val="24"/>
        </w:rPr>
      </w:pPr>
      <w:r w:rsidRPr="00FE46F2">
        <w:rPr>
          <w:rFonts w:asciiTheme="majorBidi" w:hAnsiTheme="majorBidi" w:cstheme="majorBidi"/>
          <w:color w:val="000000" w:themeColor="text1"/>
          <w:sz w:val="24"/>
          <w:szCs w:val="24"/>
        </w:rPr>
        <w:t>This transformative journey invites individuals to join the effort, recognizing the importance of making communication accessible to everyone and supporting the creation of a more inclusive society. Through collaborative efforts, the Sign Language Translator project aims to create positive change and make strides towards a world where effective communication is indeed a universal right.</w:t>
      </w:r>
    </w:p>
    <w:p w14:paraId="78F70EC9" w14:textId="77777777" w:rsidR="0056746F" w:rsidRDefault="0056746F"/>
    <w:p w14:paraId="03FE1D31" w14:textId="520C7F09" w:rsidR="0056746F" w:rsidRDefault="0056746F" w:rsidP="215F5820"/>
    <w:p w14:paraId="7B6A48E7" w14:textId="77777777" w:rsidR="008A4EB8" w:rsidRDefault="008A4EB8" w:rsidP="215F5820"/>
    <w:p w14:paraId="22BA0198" w14:textId="77777777" w:rsidR="008A4EB8" w:rsidRDefault="008A4EB8" w:rsidP="215F5820"/>
    <w:p w14:paraId="13869B77" w14:textId="77777777" w:rsidR="008A4EB8" w:rsidRDefault="008A4EB8" w:rsidP="215F5820"/>
    <w:p w14:paraId="588DE0EA" w14:textId="77777777" w:rsidR="008A4EB8" w:rsidRDefault="008A4EB8" w:rsidP="215F5820"/>
    <w:p w14:paraId="5A2B010E" w14:textId="77777777" w:rsidR="00FE46F2" w:rsidRDefault="00FE46F2" w:rsidP="215F5820"/>
    <w:p w14:paraId="0ED0D4C1" w14:textId="5E6FE009" w:rsidR="0056746F" w:rsidRPr="007D72EA" w:rsidRDefault="0056746F" w:rsidP="00CB08FA">
      <w:pPr>
        <w:pStyle w:val="Heading2"/>
        <w:numPr>
          <w:ilvl w:val="1"/>
          <w:numId w:val="28"/>
        </w:numPr>
      </w:pPr>
      <w:bookmarkStart w:id="5" w:name="_Toc157388155"/>
      <w:r w:rsidRPr="005370C2">
        <w:lastRenderedPageBreak/>
        <w:t>Problem Definition:</w:t>
      </w:r>
      <w:bookmarkEnd w:id="5"/>
    </w:p>
    <w:p w14:paraId="6ABD5752" w14:textId="0A9CD75A" w:rsidR="009B33FB" w:rsidRPr="009B33FB" w:rsidRDefault="0056746F" w:rsidP="00CB08FA">
      <w:pPr>
        <w:pStyle w:val="Heading3"/>
        <w:numPr>
          <w:ilvl w:val="2"/>
          <w:numId w:val="27"/>
        </w:numPr>
      </w:pPr>
      <w:bookmarkStart w:id="6" w:name="_Toc157388156"/>
      <w:r w:rsidRPr="00AC5083">
        <w:t>Description of the Problem:</w:t>
      </w:r>
      <w:bookmarkEnd w:id="6"/>
    </w:p>
    <w:p w14:paraId="32643808" w14:textId="77777777" w:rsidR="0056746F" w:rsidRPr="004F5711" w:rsidRDefault="0056746F" w:rsidP="007F2BCA">
      <w:pPr>
        <w:spacing w:line="276" w:lineRule="auto"/>
        <w:ind w:left="360"/>
        <w:rPr>
          <w:rFonts w:asciiTheme="majorBidi" w:hAnsiTheme="majorBidi" w:cstheme="majorBidi"/>
          <w:sz w:val="24"/>
          <w:szCs w:val="24"/>
        </w:rPr>
      </w:pPr>
      <w:r w:rsidRPr="004F5711">
        <w:rPr>
          <w:rFonts w:asciiTheme="majorBidi" w:eastAsiaTheme="minorEastAsia" w:hAnsiTheme="majorBidi" w:cstheme="majorBidi"/>
          <w:sz w:val="24"/>
          <w:szCs w:val="24"/>
        </w:rPr>
        <w:t>The project aims to develop a Sign Language Translation that facilitates communication between individuals who use sign language and those who do not. The goal is to bridge the communication gap and provide a seamless means for sign language users to interact with the broader community.</w:t>
      </w:r>
    </w:p>
    <w:p w14:paraId="49C6698A" w14:textId="21573FAF" w:rsidR="0056746F" w:rsidRPr="00E34B27" w:rsidRDefault="0056746F" w:rsidP="00CB08FA">
      <w:pPr>
        <w:pStyle w:val="Heading3"/>
        <w:numPr>
          <w:ilvl w:val="2"/>
          <w:numId w:val="27"/>
        </w:numPr>
        <w:rPr>
          <w:rFonts w:eastAsiaTheme="minorEastAsia"/>
        </w:rPr>
      </w:pPr>
      <w:bookmarkStart w:id="7" w:name="_Toc157388157"/>
      <w:r w:rsidRPr="00E34B27">
        <w:t>Scope of the Problem:</w:t>
      </w:r>
      <w:bookmarkEnd w:id="7"/>
    </w:p>
    <w:p w14:paraId="5BCBBCC8" w14:textId="77777777" w:rsidR="0056746F" w:rsidRPr="000151FA" w:rsidRDefault="0056746F" w:rsidP="007F2BCA">
      <w:pPr>
        <w:tabs>
          <w:tab w:val="left" w:pos="1080"/>
          <w:tab w:val="left" w:pos="1350"/>
        </w:tabs>
        <w:spacing w:line="276" w:lineRule="auto"/>
        <w:ind w:left="1080"/>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The scope includes the development of a real-time sign language translation system that can interpret and convert sign language gestures into spoken or written language.</w:t>
      </w:r>
    </w:p>
    <w:p w14:paraId="321622D8" w14:textId="4B1D2B0C" w:rsidR="0056746F" w:rsidRPr="00AD0960" w:rsidRDefault="0056746F" w:rsidP="00CB08FA">
      <w:pPr>
        <w:pStyle w:val="Heading3"/>
        <w:numPr>
          <w:ilvl w:val="2"/>
          <w:numId w:val="27"/>
        </w:numPr>
      </w:pPr>
      <w:bookmarkStart w:id="8" w:name="_Toc157388158"/>
      <w:r w:rsidRPr="00AC4A2D">
        <w:t>Objectives and Goals:</w:t>
      </w:r>
      <w:bookmarkEnd w:id="8"/>
    </w:p>
    <w:p w14:paraId="1643784F" w14:textId="0A17F655" w:rsidR="0056746F" w:rsidRPr="000151FA" w:rsidRDefault="0056746F" w:rsidP="00CB08FA">
      <w:pPr>
        <w:pStyle w:val="ListParagraph"/>
        <w:numPr>
          <w:ilvl w:val="0"/>
          <w:numId w:val="20"/>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 xml:space="preserve">Enable effective communication for deaf or hard of hearing </w:t>
      </w:r>
      <w:r w:rsidR="7834EBB4" w:rsidRPr="000151FA">
        <w:rPr>
          <w:rFonts w:asciiTheme="majorBidi" w:eastAsiaTheme="minorEastAsia" w:hAnsiTheme="majorBidi" w:cstheme="majorBidi"/>
          <w:sz w:val="28"/>
          <w:szCs w:val="28"/>
        </w:rPr>
        <w:t xml:space="preserve">individuals </w:t>
      </w:r>
      <w:r w:rsidRPr="000151FA">
        <w:rPr>
          <w:rFonts w:asciiTheme="majorBidi" w:eastAsiaTheme="minorEastAsia" w:hAnsiTheme="majorBidi" w:cstheme="majorBidi"/>
          <w:sz w:val="28"/>
          <w:szCs w:val="28"/>
        </w:rPr>
        <w:t>in various settings, including educational institutions, workplaces, and social environments.</w:t>
      </w:r>
    </w:p>
    <w:p w14:paraId="356B3F40" w14:textId="18416510" w:rsidR="0056746F" w:rsidRPr="000151FA" w:rsidRDefault="0056746F" w:rsidP="00CB08FA">
      <w:pPr>
        <w:pStyle w:val="ListParagraph"/>
        <w:numPr>
          <w:ilvl w:val="0"/>
          <w:numId w:val="20"/>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Develop a user-friendly interface that accommodates both sign language users and those unfamiliar with sign language.</w:t>
      </w:r>
    </w:p>
    <w:p w14:paraId="6E6637D7" w14:textId="482589F9" w:rsidR="0056746F" w:rsidRPr="000151FA" w:rsidRDefault="0056746F" w:rsidP="00CB08FA">
      <w:pPr>
        <w:pStyle w:val="ListParagraph"/>
        <w:numPr>
          <w:ilvl w:val="0"/>
          <w:numId w:val="20"/>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Provide accurate and timely translation of sign language gestures to spoken or written language.</w:t>
      </w:r>
    </w:p>
    <w:p w14:paraId="627918C8" w14:textId="343D60DD" w:rsidR="0056746F" w:rsidRPr="00AD0960" w:rsidRDefault="0056746F" w:rsidP="00CB08FA">
      <w:pPr>
        <w:pStyle w:val="Heading3"/>
        <w:numPr>
          <w:ilvl w:val="2"/>
          <w:numId w:val="27"/>
        </w:numPr>
      </w:pPr>
      <w:bookmarkStart w:id="9" w:name="_Toc157388159"/>
      <w:r w:rsidRPr="00AD0960">
        <w:t>Constraints and Limitations:</w:t>
      </w:r>
      <w:bookmarkEnd w:id="9"/>
    </w:p>
    <w:p w14:paraId="5AB89D3A" w14:textId="5B16D980" w:rsidR="0056746F" w:rsidRPr="000151FA" w:rsidRDefault="0056746F" w:rsidP="00CB08FA">
      <w:pPr>
        <w:pStyle w:val="ListParagraph"/>
        <w:numPr>
          <w:ilvl w:val="0"/>
          <w:numId w:val="21"/>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The system must operate in real-time to ensure effective and natural communication.</w:t>
      </w:r>
    </w:p>
    <w:p w14:paraId="77749B79" w14:textId="1349BC2C" w:rsidR="0056746F" w:rsidRPr="000151FA" w:rsidRDefault="0056746F" w:rsidP="00CB08FA">
      <w:pPr>
        <w:pStyle w:val="ListParagraph"/>
        <w:numPr>
          <w:ilvl w:val="0"/>
          <w:numId w:val="21"/>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 xml:space="preserve">Consideration </w:t>
      </w:r>
      <w:r w:rsidR="741D9FBD" w:rsidRPr="000151FA">
        <w:rPr>
          <w:rFonts w:asciiTheme="majorBidi" w:eastAsiaTheme="minorEastAsia" w:hAnsiTheme="majorBidi" w:cstheme="majorBidi"/>
          <w:sz w:val="28"/>
          <w:szCs w:val="28"/>
        </w:rPr>
        <w:t>of</w:t>
      </w:r>
      <w:r w:rsidRPr="000151FA">
        <w:rPr>
          <w:rFonts w:asciiTheme="majorBidi" w:eastAsiaTheme="minorEastAsia" w:hAnsiTheme="majorBidi" w:cstheme="majorBidi"/>
          <w:sz w:val="28"/>
          <w:szCs w:val="28"/>
        </w:rPr>
        <w:t xml:space="preserve"> different dialects and variations within the chosen sign language.</w:t>
      </w:r>
    </w:p>
    <w:p w14:paraId="5A8F9DDD" w14:textId="027C3286" w:rsidR="00814E63" w:rsidRPr="000151FA" w:rsidRDefault="0056746F" w:rsidP="00CB08FA">
      <w:pPr>
        <w:pStyle w:val="ListParagraph"/>
        <w:numPr>
          <w:ilvl w:val="0"/>
          <w:numId w:val="21"/>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Accessibility requirements, ensuring the system is usable by individuals with varying levels of technological proficiency.</w:t>
      </w:r>
    </w:p>
    <w:p w14:paraId="1B2E7ADA" w14:textId="390948DF" w:rsidR="0056746F" w:rsidRPr="00AD0960" w:rsidRDefault="0056746F" w:rsidP="00CB08FA">
      <w:pPr>
        <w:pStyle w:val="Heading3"/>
        <w:numPr>
          <w:ilvl w:val="2"/>
          <w:numId w:val="27"/>
        </w:numPr>
      </w:pPr>
      <w:bookmarkStart w:id="10" w:name="_Toc157388160"/>
      <w:r w:rsidRPr="00AD0960">
        <w:t>Stakeholders and Users:</w:t>
      </w:r>
      <w:bookmarkEnd w:id="10"/>
    </w:p>
    <w:p w14:paraId="612BAB80" w14:textId="72ABA331" w:rsidR="0056746F" w:rsidRPr="000151FA" w:rsidRDefault="0056746F" w:rsidP="00CB08FA">
      <w:pPr>
        <w:pStyle w:val="ListParagraph"/>
        <w:numPr>
          <w:ilvl w:val="0"/>
          <w:numId w:val="22"/>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 xml:space="preserve">Primary stakeholders include </w:t>
      </w:r>
      <w:r w:rsidR="7834EBB4" w:rsidRPr="000151FA">
        <w:rPr>
          <w:rFonts w:asciiTheme="majorBidi" w:eastAsiaTheme="minorEastAsia" w:hAnsiTheme="majorBidi" w:cstheme="majorBidi"/>
          <w:sz w:val="28"/>
          <w:szCs w:val="28"/>
        </w:rPr>
        <w:t>those</w:t>
      </w:r>
      <w:r w:rsidRPr="000151FA">
        <w:rPr>
          <w:rFonts w:asciiTheme="majorBidi" w:eastAsiaTheme="minorEastAsia" w:hAnsiTheme="majorBidi" w:cstheme="majorBidi"/>
          <w:sz w:val="28"/>
          <w:szCs w:val="28"/>
        </w:rPr>
        <w:t xml:space="preserve"> deaf or hard of hearing.</w:t>
      </w:r>
    </w:p>
    <w:p w14:paraId="635F3114" w14:textId="732B4DE3" w:rsidR="0056746F" w:rsidRDefault="0056746F" w:rsidP="00CB08FA">
      <w:pPr>
        <w:pStyle w:val="ListParagraph"/>
        <w:numPr>
          <w:ilvl w:val="0"/>
          <w:numId w:val="22"/>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Secondary stakeholders include educators, employers, and community members interested in fostering inclusive communication.</w:t>
      </w:r>
    </w:p>
    <w:p w14:paraId="3B27958C" w14:textId="4DEFD61C" w:rsidR="0048094C" w:rsidRPr="0048094C" w:rsidRDefault="0048094C" w:rsidP="00CB08FA">
      <w:pPr>
        <w:pStyle w:val="ListParagraph"/>
        <w:numPr>
          <w:ilvl w:val="0"/>
          <w:numId w:val="22"/>
        </w:numPr>
        <w:spacing w:line="276" w:lineRule="auto"/>
        <w:rPr>
          <w:rFonts w:asciiTheme="majorBidi" w:eastAsiaTheme="minorEastAsia" w:hAnsiTheme="majorBidi" w:cstheme="majorBidi"/>
          <w:sz w:val="28"/>
          <w:szCs w:val="28"/>
        </w:rPr>
      </w:pPr>
      <w:r w:rsidRPr="0048094C">
        <w:rPr>
          <w:rFonts w:asciiTheme="majorBidi" w:eastAsiaTheme="minorEastAsia" w:hAnsiTheme="majorBidi" w:cstheme="majorBidi"/>
          <w:sz w:val="28"/>
          <w:szCs w:val="28"/>
        </w:rPr>
        <w:t>Developers and Project Management Team:</w:t>
      </w:r>
      <w:r>
        <w:rPr>
          <w:rFonts w:asciiTheme="majorBidi" w:eastAsiaTheme="minorEastAsia" w:hAnsiTheme="majorBidi" w:cstheme="majorBidi"/>
          <w:sz w:val="28"/>
          <w:szCs w:val="28"/>
        </w:rPr>
        <w:t xml:space="preserve"> </w:t>
      </w:r>
      <w:r w:rsidRPr="0048094C">
        <w:rPr>
          <w:rFonts w:asciiTheme="majorBidi" w:eastAsiaTheme="minorEastAsia" w:hAnsiTheme="majorBidi" w:cstheme="majorBidi"/>
          <w:sz w:val="28"/>
          <w:szCs w:val="28"/>
        </w:rPr>
        <w:t>stakeholders responsible for designing, developing, and implementing the communication accessibility project. Their involvement is crucial for the success of the initiative.</w:t>
      </w:r>
    </w:p>
    <w:p w14:paraId="75D8F960" w14:textId="1A5DB7FF" w:rsidR="00846866" w:rsidRPr="00846866" w:rsidRDefault="00846866" w:rsidP="00CB08FA">
      <w:pPr>
        <w:pStyle w:val="ListParagraph"/>
        <w:numPr>
          <w:ilvl w:val="0"/>
          <w:numId w:val="22"/>
        </w:numPr>
        <w:spacing w:line="276" w:lineRule="auto"/>
        <w:rPr>
          <w:rFonts w:asciiTheme="majorBidi" w:eastAsiaTheme="minorEastAsia" w:hAnsiTheme="majorBidi" w:cstheme="majorBidi"/>
          <w:sz w:val="28"/>
          <w:szCs w:val="28"/>
        </w:rPr>
      </w:pPr>
      <w:r w:rsidRPr="00846866">
        <w:rPr>
          <w:rFonts w:asciiTheme="majorBidi" w:eastAsiaTheme="minorEastAsia" w:hAnsiTheme="majorBidi" w:cstheme="majorBidi"/>
          <w:sz w:val="28"/>
          <w:szCs w:val="28"/>
        </w:rPr>
        <w:lastRenderedPageBreak/>
        <w:t>Potential Investors or Funding Sources:</w:t>
      </w:r>
      <w:r>
        <w:rPr>
          <w:rFonts w:asciiTheme="majorBidi" w:eastAsiaTheme="minorEastAsia" w:hAnsiTheme="majorBidi" w:cstheme="majorBidi"/>
          <w:sz w:val="28"/>
          <w:szCs w:val="28"/>
        </w:rPr>
        <w:t xml:space="preserve"> </w:t>
      </w:r>
      <w:r w:rsidRPr="00846866">
        <w:rPr>
          <w:rFonts w:asciiTheme="majorBidi" w:eastAsiaTheme="minorEastAsia" w:hAnsiTheme="majorBidi" w:cstheme="majorBidi"/>
          <w:sz w:val="28"/>
          <w:szCs w:val="28"/>
        </w:rPr>
        <w:t>Stakeholders who provide financial support for the project. Their involvement is essential to ensure the availability of resources needed for development, implementation, and sustainability.</w:t>
      </w:r>
    </w:p>
    <w:p w14:paraId="2AB2A691" w14:textId="5D69E642" w:rsidR="000832F8" w:rsidRPr="00053BA2" w:rsidRDefault="00053BA2" w:rsidP="00CB08FA">
      <w:pPr>
        <w:pStyle w:val="ListParagraph"/>
        <w:numPr>
          <w:ilvl w:val="0"/>
          <w:numId w:val="22"/>
        </w:numPr>
        <w:spacing w:line="276" w:lineRule="auto"/>
        <w:rPr>
          <w:rFonts w:asciiTheme="majorBidi" w:eastAsiaTheme="minorEastAsia" w:hAnsiTheme="majorBidi" w:cstheme="majorBidi"/>
          <w:sz w:val="28"/>
          <w:szCs w:val="28"/>
        </w:rPr>
      </w:pPr>
      <w:r w:rsidRPr="00053BA2">
        <w:rPr>
          <w:rFonts w:asciiTheme="majorBidi" w:eastAsiaTheme="minorEastAsia" w:hAnsiTheme="majorBidi" w:cstheme="majorBidi"/>
          <w:sz w:val="28"/>
          <w:szCs w:val="28"/>
        </w:rPr>
        <w:t>User Experience and Accessibility Experts:</w:t>
      </w:r>
      <w:r>
        <w:rPr>
          <w:rFonts w:asciiTheme="majorBidi" w:eastAsiaTheme="minorEastAsia" w:hAnsiTheme="majorBidi" w:cstheme="majorBidi"/>
          <w:sz w:val="28"/>
          <w:szCs w:val="28"/>
        </w:rPr>
        <w:t xml:space="preserve"> </w:t>
      </w:r>
      <w:r w:rsidRPr="00053BA2">
        <w:rPr>
          <w:rFonts w:asciiTheme="majorBidi" w:eastAsiaTheme="minorEastAsia" w:hAnsiTheme="majorBidi" w:cstheme="majorBidi"/>
          <w:sz w:val="28"/>
          <w:szCs w:val="28"/>
        </w:rPr>
        <w:t>Stakeholders who bring expertise in user experience and accessibility. Their role is important in advising and guiding the development team to create solutions that meet the specific needs of the deaf and hard-of-hearing community.</w:t>
      </w:r>
    </w:p>
    <w:p w14:paraId="55EAB577" w14:textId="13F50B70" w:rsidR="0056746F" w:rsidRPr="00AD0960" w:rsidRDefault="0056746F" w:rsidP="00CB08FA">
      <w:pPr>
        <w:pStyle w:val="Heading3"/>
        <w:numPr>
          <w:ilvl w:val="2"/>
          <w:numId w:val="27"/>
        </w:numPr>
      </w:pPr>
      <w:bookmarkStart w:id="11" w:name="_Toc157388161"/>
      <w:r w:rsidRPr="00AD0960">
        <w:t>Functional Requirements:</w:t>
      </w:r>
      <w:bookmarkEnd w:id="11"/>
    </w:p>
    <w:p w14:paraId="284070F8" w14:textId="6FB86066" w:rsidR="0056746F" w:rsidRPr="000151FA" w:rsidRDefault="0056746F" w:rsidP="00CB08FA">
      <w:pPr>
        <w:pStyle w:val="ListParagraph"/>
        <w:numPr>
          <w:ilvl w:val="0"/>
          <w:numId w:val="2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Capture and interpret sign language gestures through computer vision or similar technology.</w:t>
      </w:r>
    </w:p>
    <w:p w14:paraId="4B3AB2A9" w14:textId="7BE5ACAE" w:rsidR="0056746F" w:rsidRPr="000151FA" w:rsidRDefault="0056746F" w:rsidP="00CB08FA">
      <w:pPr>
        <w:pStyle w:val="ListParagraph"/>
        <w:numPr>
          <w:ilvl w:val="0"/>
          <w:numId w:val="2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Translate interpreted gestures into spoken language or text.</w:t>
      </w:r>
    </w:p>
    <w:p w14:paraId="25E4CBB2" w14:textId="1E710E23" w:rsidR="0056746F" w:rsidRPr="000151FA" w:rsidRDefault="0056746F" w:rsidP="00CB08FA">
      <w:pPr>
        <w:pStyle w:val="ListParagraph"/>
        <w:numPr>
          <w:ilvl w:val="0"/>
          <w:numId w:val="2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Provide a user interface that is intuitive for both sign language users and non-sign language users.</w:t>
      </w:r>
    </w:p>
    <w:p w14:paraId="55673E62" w14:textId="3AC47A6A" w:rsidR="0056746F" w:rsidRPr="00AD0960" w:rsidRDefault="0056746F" w:rsidP="00CB08FA">
      <w:pPr>
        <w:pStyle w:val="Heading3"/>
        <w:numPr>
          <w:ilvl w:val="2"/>
          <w:numId w:val="27"/>
        </w:numPr>
      </w:pPr>
      <w:bookmarkStart w:id="12" w:name="_Toc157388162"/>
      <w:r w:rsidRPr="00AD0960">
        <w:t>Non-functional Requirements:</w:t>
      </w:r>
      <w:bookmarkEnd w:id="12"/>
    </w:p>
    <w:p w14:paraId="74D123D1" w14:textId="55AFA852" w:rsidR="0056746F" w:rsidRPr="000151FA" w:rsidRDefault="0056746F" w:rsidP="00CB08FA">
      <w:pPr>
        <w:pStyle w:val="ListParagraph"/>
        <w:numPr>
          <w:ilvl w:val="0"/>
          <w:numId w:val="24"/>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Ensure high accuracy in gesture recognition to minimize misinterpretations.</w:t>
      </w:r>
    </w:p>
    <w:p w14:paraId="1658108D" w14:textId="4DC4AFF7" w:rsidR="0056746F" w:rsidRPr="000151FA" w:rsidRDefault="0056746F" w:rsidP="00CB08FA">
      <w:pPr>
        <w:pStyle w:val="ListParagraph"/>
        <w:numPr>
          <w:ilvl w:val="0"/>
          <w:numId w:val="24"/>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Minimize latency to achieve real-time communication.</w:t>
      </w:r>
    </w:p>
    <w:p w14:paraId="4B7F9C02" w14:textId="00D1ADCE" w:rsidR="0056746F" w:rsidRPr="000151FA" w:rsidRDefault="0056746F" w:rsidP="00CB08FA">
      <w:pPr>
        <w:pStyle w:val="ListParagraph"/>
        <w:numPr>
          <w:ilvl w:val="0"/>
          <w:numId w:val="24"/>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Implement security measures to protect user privacy and data.</w:t>
      </w:r>
    </w:p>
    <w:p w14:paraId="7990C7B3" w14:textId="1E990D3A" w:rsidR="0056746F" w:rsidRPr="00AD0960" w:rsidRDefault="0056746F" w:rsidP="00CB08FA">
      <w:pPr>
        <w:pStyle w:val="Heading3"/>
        <w:numPr>
          <w:ilvl w:val="2"/>
          <w:numId w:val="27"/>
        </w:numPr>
      </w:pPr>
      <w:bookmarkStart w:id="13" w:name="_Toc157388163"/>
      <w:r w:rsidRPr="00AD0960">
        <w:t>Assumptions and Risks:</w:t>
      </w:r>
      <w:bookmarkEnd w:id="13"/>
    </w:p>
    <w:p w14:paraId="424A091A" w14:textId="29B63A8A" w:rsidR="0056746F" w:rsidRPr="000151FA" w:rsidRDefault="0056746F" w:rsidP="00CB08FA">
      <w:pPr>
        <w:pStyle w:val="ListParagraph"/>
        <w:numPr>
          <w:ilvl w:val="0"/>
          <w:numId w:val="25"/>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Assumption: Adequate training data for the chosen sign language will be available.</w:t>
      </w:r>
    </w:p>
    <w:p w14:paraId="2D4BF3A7" w14:textId="61AF5DAF" w:rsidR="0056746F" w:rsidRPr="000151FA" w:rsidRDefault="0056746F" w:rsidP="00CB08FA">
      <w:pPr>
        <w:pStyle w:val="ListParagraph"/>
        <w:numPr>
          <w:ilvl w:val="0"/>
          <w:numId w:val="25"/>
        </w:numPr>
        <w:spacing w:line="276" w:lineRule="auto"/>
        <w:rPr>
          <w:rFonts w:asciiTheme="majorBidi" w:eastAsiaTheme="minorEastAsia" w:hAnsiTheme="majorBidi" w:cstheme="majorBidi"/>
          <w:sz w:val="28"/>
          <w:szCs w:val="28"/>
        </w:rPr>
      </w:pPr>
      <w:r w:rsidRPr="008D1B7E">
        <w:rPr>
          <w:rFonts w:asciiTheme="majorBidi" w:eastAsiaTheme="minorEastAsia" w:hAnsiTheme="majorBidi" w:cstheme="majorBidi"/>
          <w:sz w:val="28"/>
          <w:szCs w:val="28"/>
        </w:rPr>
        <w:t>Risk</w:t>
      </w:r>
      <w:r w:rsidRPr="000151FA">
        <w:rPr>
          <w:rFonts w:asciiTheme="majorBidi" w:eastAsiaTheme="minorEastAsia" w:hAnsiTheme="majorBidi" w:cstheme="majorBidi"/>
          <w:sz w:val="28"/>
          <w:szCs w:val="28"/>
        </w:rPr>
        <w:t>: Variability in individual signing styles may pose challenges for accurate interpretation.</w:t>
      </w:r>
    </w:p>
    <w:p w14:paraId="55CF12E7" w14:textId="709D1FF1" w:rsidR="0056746F" w:rsidRPr="00AD0960" w:rsidRDefault="0056746F" w:rsidP="00CB08FA">
      <w:pPr>
        <w:pStyle w:val="Heading3"/>
        <w:numPr>
          <w:ilvl w:val="2"/>
          <w:numId w:val="27"/>
        </w:numPr>
      </w:pPr>
      <w:bookmarkStart w:id="14" w:name="_Toc157388164"/>
      <w:r w:rsidRPr="00AD0960">
        <w:t>Success Criteria:</w:t>
      </w:r>
      <w:bookmarkEnd w:id="14"/>
    </w:p>
    <w:p w14:paraId="11D81546" w14:textId="05E22EF9" w:rsidR="005D48F1" w:rsidRDefault="0056746F" w:rsidP="00620155">
      <w:pPr>
        <w:spacing w:line="276" w:lineRule="auto"/>
        <w:ind w:left="360"/>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 xml:space="preserve">Positive feedback from end-users regarding the system's usability and </w:t>
      </w:r>
      <w:r w:rsidR="7834EBB4" w:rsidRPr="000151FA">
        <w:rPr>
          <w:rFonts w:asciiTheme="majorBidi" w:eastAsiaTheme="minorEastAsia" w:hAnsiTheme="majorBidi" w:cstheme="majorBidi"/>
          <w:sz w:val="28"/>
          <w:szCs w:val="28"/>
        </w:rPr>
        <w:t xml:space="preserve">                                                                   </w:t>
      </w:r>
      <w:r w:rsidRPr="000151FA">
        <w:rPr>
          <w:rFonts w:asciiTheme="majorBidi" w:eastAsiaTheme="minorEastAsia" w:hAnsiTheme="majorBidi" w:cstheme="majorBidi"/>
          <w:sz w:val="28"/>
          <w:szCs w:val="28"/>
        </w:rPr>
        <w:t>effectiveness.</w:t>
      </w:r>
    </w:p>
    <w:p w14:paraId="2F626518" w14:textId="77777777" w:rsidR="00701B72" w:rsidRDefault="00701B72" w:rsidP="00620155">
      <w:pPr>
        <w:spacing w:line="276" w:lineRule="auto"/>
        <w:ind w:left="360"/>
        <w:rPr>
          <w:rFonts w:asciiTheme="majorBidi" w:eastAsiaTheme="minorEastAsia" w:hAnsiTheme="majorBidi" w:cstheme="majorBidi"/>
          <w:sz w:val="28"/>
          <w:szCs w:val="28"/>
        </w:rPr>
      </w:pPr>
    </w:p>
    <w:p w14:paraId="1386C5E2" w14:textId="77777777" w:rsidR="00701B72" w:rsidRPr="00620155" w:rsidRDefault="00701B72" w:rsidP="00620155">
      <w:pPr>
        <w:spacing w:line="276" w:lineRule="auto"/>
        <w:ind w:left="360"/>
        <w:rPr>
          <w:rFonts w:asciiTheme="majorBidi" w:hAnsiTheme="majorBidi" w:cstheme="majorBidi"/>
          <w:i/>
          <w:color w:val="404040" w:themeColor="text1" w:themeTint="BF"/>
        </w:rPr>
      </w:pPr>
    </w:p>
    <w:p w14:paraId="05A92117" w14:textId="5F59C499" w:rsidR="0056746F" w:rsidRPr="0075685E" w:rsidRDefault="0056746F" w:rsidP="00CB08FA">
      <w:pPr>
        <w:pStyle w:val="Heading2"/>
        <w:numPr>
          <w:ilvl w:val="1"/>
          <w:numId w:val="29"/>
        </w:numPr>
      </w:pPr>
      <w:bookmarkStart w:id="15" w:name="_Toc157388165"/>
      <w:r w:rsidRPr="0075685E">
        <w:lastRenderedPageBreak/>
        <w:t>Problem Solution:</w:t>
      </w:r>
      <w:bookmarkEnd w:id="15"/>
      <w:r w:rsidRPr="0075685E">
        <w:t xml:space="preserve"> </w:t>
      </w:r>
    </w:p>
    <w:p w14:paraId="44671977" w14:textId="7819FDF3" w:rsidR="0056746F" w:rsidRPr="00DB02C3" w:rsidRDefault="0056746F" w:rsidP="00CB08FA">
      <w:pPr>
        <w:pStyle w:val="Heading3"/>
        <w:numPr>
          <w:ilvl w:val="2"/>
          <w:numId w:val="30"/>
        </w:numPr>
        <w:rPr>
          <w:szCs w:val="28"/>
        </w:rPr>
      </w:pPr>
      <w:bookmarkStart w:id="16" w:name="_Toc157388166"/>
      <w:r w:rsidRPr="002B61AB">
        <w:t>Proposed Solution:</w:t>
      </w:r>
      <w:bookmarkEnd w:id="16"/>
    </w:p>
    <w:p w14:paraId="4248C737" w14:textId="77777777" w:rsidR="0056746F" w:rsidRPr="00FC2C92" w:rsidRDefault="0056746F" w:rsidP="00AD09C4">
      <w:pPr>
        <w:numPr>
          <w:ilvl w:val="0"/>
          <w:numId w:val="9"/>
        </w:numPr>
        <w:spacing w:line="276" w:lineRule="auto"/>
        <w:rPr>
          <w:rFonts w:asciiTheme="majorBidi" w:hAnsiTheme="majorBidi" w:cstheme="majorBidi"/>
          <w:i/>
          <w:color w:val="404040" w:themeColor="text1" w:themeTint="BF"/>
          <w:sz w:val="20"/>
          <w:szCs w:val="20"/>
        </w:rPr>
      </w:pPr>
      <w:r w:rsidRPr="00FC2C92">
        <w:rPr>
          <w:rFonts w:asciiTheme="majorBidi" w:eastAsiaTheme="minorEastAsia" w:hAnsiTheme="majorBidi" w:cstheme="majorBidi"/>
          <w:sz w:val="24"/>
          <w:szCs w:val="24"/>
        </w:rPr>
        <w:t>Develop a Sign Language Translation that employs a combination of computer vision, machine learning, and natural language processing techniques to accurately interpret sign language gestures in real-time. The system will then translate these gestures into spoken language or text, providing a seamless means of communication for individuals who use sign language.</w:t>
      </w:r>
    </w:p>
    <w:p w14:paraId="7885D2B6" w14:textId="77777777" w:rsidR="001B2BF0" w:rsidRPr="001B2BF0" w:rsidRDefault="001B2BF0" w:rsidP="00CB08FA">
      <w:pPr>
        <w:pStyle w:val="ListParagraph"/>
        <w:numPr>
          <w:ilvl w:val="0"/>
          <w:numId w:val="19"/>
        </w:numPr>
        <w:spacing w:line="276" w:lineRule="auto"/>
        <w:rPr>
          <w:rFonts w:asciiTheme="majorBidi" w:hAnsiTheme="majorBidi" w:cstheme="majorBidi"/>
          <w:b/>
          <w:vanish/>
          <w:sz w:val="28"/>
          <w:szCs w:val="28"/>
        </w:rPr>
      </w:pPr>
    </w:p>
    <w:p w14:paraId="7D0F72C7" w14:textId="431C900F" w:rsidR="0056746F" w:rsidRPr="00DB02C3" w:rsidRDefault="0056746F" w:rsidP="00CB08FA">
      <w:pPr>
        <w:pStyle w:val="Heading3"/>
        <w:numPr>
          <w:ilvl w:val="2"/>
          <w:numId w:val="30"/>
        </w:numPr>
        <w:rPr>
          <w:szCs w:val="28"/>
        </w:rPr>
      </w:pPr>
      <w:bookmarkStart w:id="17" w:name="_Toc157388167"/>
      <w:r w:rsidRPr="00250A8D">
        <w:t>Technical Approach:</w:t>
      </w:r>
      <w:bookmarkEnd w:id="17"/>
    </w:p>
    <w:p w14:paraId="54B3286A" w14:textId="6040B4AC" w:rsidR="0056746F" w:rsidRPr="00851DA9" w:rsidRDefault="0056746F" w:rsidP="00CB08FA">
      <w:pPr>
        <w:pStyle w:val="ListParagraph"/>
        <w:numPr>
          <w:ilvl w:val="0"/>
          <w:numId w:val="37"/>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Computer Vision: Utilize computer vision algorithms to capture and analyze sign language gestures through video input.</w:t>
      </w:r>
    </w:p>
    <w:p w14:paraId="7822488A" w14:textId="14789BE9" w:rsidR="0056746F" w:rsidRPr="00851DA9" w:rsidRDefault="0056746F" w:rsidP="00CB08FA">
      <w:pPr>
        <w:pStyle w:val="ListParagraph"/>
        <w:numPr>
          <w:ilvl w:val="0"/>
          <w:numId w:val="37"/>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Machine Learning: Implement machine learning models trained on diverse datasets to enhance the system's accuracy and adaptability to individual signing styles.</w:t>
      </w:r>
    </w:p>
    <w:p w14:paraId="5645D4C3" w14:textId="63BEA69F" w:rsidR="0056746F" w:rsidRPr="00851DA9" w:rsidRDefault="0056746F" w:rsidP="00CB08FA">
      <w:pPr>
        <w:pStyle w:val="ListParagraph"/>
        <w:numPr>
          <w:ilvl w:val="0"/>
          <w:numId w:val="37"/>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Natural Language Processing: Employ natural language processing algorithms to convert interpreted gestures into spoken language or written text.</w:t>
      </w:r>
    </w:p>
    <w:p w14:paraId="500015C7" w14:textId="228DA94F" w:rsidR="0056746F" w:rsidRPr="00DB02C3" w:rsidRDefault="0056746F" w:rsidP="00CB08FA">
      <w:pPr>
        <w:pStyle w:val="Heading3"/>
        <w:numPr>
          <w:ilvl w:val="2"/>
          <w:numId w:val="30"/>
        </w:numPr>
        <w:rPr>
          <w:szCs w:val="28"/>
        </w:rPr>
      </w:pPr>
      <w:bookmarkStart w:id="18" w:name="_Toc157388168"/>
      <w:r w:rsidRPr="00250A8D">
        <w:t>System Architecture:</w:t>
      </w:r>
      <w:bookmarkEnd w:id="18"/>
    </w:p>
    <w:p w14:paraId="2E506470" w14:textId="548CD6EA" w:rsidR="0056746F" w:rsidRPr="00851DA9" w:rsidRDefault="0056746F" w:rsidP="00CB08FA">
      <w:pPr>
        <w:pStyle w:val="ListParagraph"/>
        <w:numPr>
          <w:ilvl w:val="0"/>
          <w:numId w:val="36"/>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The system will consist of a camera to capture sign language gestures.</w:t>
      </w:r>
    </w:p>
    <w:p w14:paraId="5D29DACD" w14:textId="33BE432E" w:rsidR="0056746F" w:rsidRPr="00851DA9" w:rsidRDefault="0056746F" w:rsidP="00CB08FA">
      <w:pPr>
        <w:pStyle w:val="ListParagraph"/>
        <w:numPr>
          <w:ilvl w:val="0"/>
          <w:numId w:val="36"/>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Computer vision algorithms will preprocess and interpret the gestures.</w:t>
      </w:r>
    </w:p>
    <w:p w14:paraId="29BBDA91" w14:textId="74D520C5" w:rsidR="0056746F" w:rsidRPr="00851DA9" w:rsidRDefault="0056746F" w:rsidP="00CB08FA">
      <w:pPr>
        <w:pStyle w:val="ListParagraph"/>
        <w:numPr>
          <w:ilvl w:val="0"/>
          <w:numId w:val="36"/>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Machine learning models will refine the interpretation based on individual user patterns.</w:t>
      </w:r>
    </w:p>
    <w:p w14:paraId="3F4C97BD" w14:textId="0B4F7FAA" w:rsidR="00582242" w:rsidRPr="008A4EB8" w:rsidRDefault="0056746F" w:rsidP="00CB08FA">
      <w:pPr>
        <w:pStyle w:val="ListParagraph"/>
        <w:numPr>
          <w:ilvl w:val="0"/>
          <w:numId w:val="36"/>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The translated output will be presented through a user-friendly interface, including spoken language output and/or on-screen text.</w:t>
      </w:r>
    </w:p>
    <w:p w14:paraId="31919937" w14:textId="3A8D1FE0" w:rsidR="0056746F" w:rsidRPr="00D86371" w:rsidRDefault="0056746F" w:rsidP="00CB08FA">
      <w:pPr>
        <w:pStyle w:val="Heading3"/>
        <w:numPr>
          <w:ilvl w:val="2"/>
          <w:numId w:val="30"/>
        </w:numPr>
        <w:rPr>
          <w:szCs w:val="28"/>
        </w:rPr>
      </w:pPr>
      <w:bookmarkStart w:id="19" w:name="_Toc157388169"/>
      <w:r w:rsidRPr="009740EB">
        <w:t>User Interface Design:</w:t>
      </w:r>
      <w:bookmarkEnd w:id="19"/>
    </w:p>
    <w:p w14:paraId="2135A09B" w14:textId="0052ABE8" w:rsidR="0056746F" w:rsidRPr="00851DA9" w:rsidRDefault="0056746F" w:rsidP="00CB08FA">
      <w:pPr>
        <w:pStyle w:val="ListParagraph"/>
        <w:numPr>
          <w:ilvl w:val="0"/>
          <w:numId w:val="3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Develop an intuitive interface that accommodates both sign language users and non-sign language users.</w:t>
      </w:r>
    </w:p>
    <w:p w14:paraId="215F1248" w14:textId="2416976E" w:rsidR="0056746F" w:rsidRPr="00851DA9" w:rsidRDefault="0056746F" w:rsidP="00CB08FA">
      <w:pPr>
        <w:pStyle w:val="ListParagraph"/>
        <w:numPr>
          <w:ilvl w:val="0"/>
          <w:numId w:val="3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Provide options for customization, allowing users to adapt the system to their individual preferences.</w:t>
      </w:r>
    </w:p>
    <w:p w14:paraId="574D21EE" w14:textId="0E7CAE17" w:rsidR="0056746F" w:rsidRPr="00485458" w:rsidRDefault="0056746F" w:rsidP="00CB08FA">
      <w:pPr>
        <w:pStyle w:val="Heading3"/>
        <w:numPr>
          <w:ilvl w:val="2"/>
          <w:numId w:val="30"/>
        </w:numPr>
        <w:rPr>
          <w:szCs w:val="28"/>
        </w:rPr>
      </w:pPr>
      <w:bookmarkStart w:id="20" w:name="_Toc157388170"/>
      <w:r w:rsidRPr="009740EB">
        <w:t>Testing and Validation:</w:t>
      </w:r>
      <w:bookmarkEnd w:id="20"/>
    </w:p>
    <w:p w14:paraId="451B9621" w14:textId="19D564D5" w:rsidR="0056746F" w:rsidRPr="00851DA9" w:rsidRDefault="0056746F" w:rsidP="00CB08FA">
      <w:pPr>
        <w:pStyle w:val="ListParagraph"/>
        <w:numPr>
          <w:ilvl w:val="0"/>
          <w:numId w:val="34"/>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 xml:space="preserve">Conduct rigorous testing using </w:t>
      </w:r>
      <w:r w:rsidRPr="0027299C">
        <w:rPr>
          <w:rFonts w:asciiTheme="majorBidi" w:eastAsiaTheme="minorEastAsia" w:hAnsiTheme="majorBidi" w:cstheme="majorBidi"/>
          <w:sz w:val="24"/>
          <w:szCs w:val="24"/>
        </w:rPr>
        <w:t>diverse datasets</w:t>
      </w:r>
      <w:r w:rsidRPr="00851DA9">
        <w:rPr>
          <w:rFonts w:asciiTheme="majorBidi" w:eastAsiaTheme="minorEastAsia" w:hAnsiTheme="majorBidi" w:cstheme="majorBidi"/>
          <w:sz w:val="24"/>
          <w:szCs w:val="24"/>
        </w:rPr>
        <w:t xml:space="preserve"> to train and evaluate the machine learning models.</w:t>
      </w:r>
    </w:p>
    <w:p w14:paraId="4E5B54B1" w14:textId="75478A6A" w:rsidR="0056746F" w:rsidRPr="00851DA9" w:rsidRDefault="0056746F" w:rsidP="00CB08FA">
      <w:pPr>
        <w:pStyle w:val="ListParagraph"/>
        <w:numPr>
          <w:ilvl w:val="0"/>
          <w:numId w:val="34"/>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Perform user testing with individuals who use sign language to validate the system's accuracy and usability.</w:t>
      </w:r>
    </w:p>
    <w:p w14:paraId="20CCE8F0" w14:textId="5883636C" w:rsidR="0056746F" w:rsidRPr="00851DA9" w:rsidRDefault="0056746F" w:rsidP="00CB08FA">
      <w:pPr>
        <w:pStyle w:val="ListParagraph"/>
        <w:numPr>
          <w:ilvl w:val="0"/>
          <w:numId w:val="34"/>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 xml:space="preserve">Iterate on the system based on user </w:t>
      </w:r>
      <w:r w:rsidRPr="0027299C">
        <w:rPr>
          <w:rFonts w:asciiTheme="majorBidi" w:eastAsiaTheme="minorEastAsia" w:hAnsiTheme="majorBidi" w:cstheme="majorBidi"/>
          <w:sz w:val="24"/>
          <w:szCs w:val="24"/>
        </w:rPr>
        <w:t>feedback</w:t>
      </w:r>
      <w:r w:rsidRPr="00851DA9">
        <w:rPr>
          <w:rFonts w:asciiTheme="majorBidi" w:eastAsiaTheme="minorEastAsia" w:hAnsiTheme="majorBidi" w:cstheme="majorBidi"/>
          <w:sz w:val="24"/>
          <w:szCs w:val="24"/>
        </w:rPr>
        <w:t xml:space="preserve"> to continuously improve performance.</w:t>
      </w:r>
    </w:p>
    <w:p w14:paraId="70110278" w14:textId="49A61E18" w:rsidR="0056746F" w:rsidRPr="00332582" w:rsidRDefault="0056746F" w:rsidP="00CB08FA">
      <w:pPr>
        <w:pStyle w:val="Heading3"/>
        <w:numPr>
          <w:ilvl w:val="2"/>
          <w:numId w:val="30"/>
        </w:numPr>
        <w:rPr>
          <w:szCs w:val="28"/>
        </w:rPr>
      </w:pPr>
      <w:bookmarkStart w:id="21" w:name="_Toc157388171"/>
      <w:r w:rsidRPr="009740EB">
        <w:lastRenderedPageBreak/>
        <w:t>Accessibility and Inclusivity:</w:t>
      </w:r>
      <w:bookmarkEnd w:id="21"/>
    </w:p>
    <w:p w14:paraId="5798BA24" w14:textId="575A44B5" w:rsidR="0056746F" w:rsidRPr="00851DA9" w:rsidRDefault="0056746F" w:rsidP="00CB08FA">
      <w:pPr>
        <w:pStyle w:val="ListParagraph"/>
        <w:numPr>
          <w:ilvl w:val="0"/>
          <w:numId w:val="33"/>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Ensure the system is accessible to individuals with varying levels of technological proficiency.</w:t>
      </w:r>
    </w:p>
    <w:p w14:paraId="1929DD5C" w14:textId="003BC911" w:rsidR="0056746F" w:rsidRPr="00851DA9" w:rsidRDefault="0056746F" w:rsidP="00CB08FA">
      <w:pPr>
        <w:pStyle w:val="ListParagraph"/>
        <w:numPr>
          <w:ilvl w:val="0"/>
          <w:numId w:val="33"/>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Implement features that consider different dialects and variations within the chosen sign language.</w:t>
      </w:r>
    </w:p>
    <w:p w14:paraId="761DC392" w14:textId="0C38478A" w:rsidR="0056746F" w:rsidRPr="00851DA9" w:rsidRDefault="0056746F" w:rsidP="00CB08FA">
      <w:pPr>
        <w:pStyle w:val="ListParagraph"/>
        <w:numPr>
          <w:ilvl w:val="0"/>
          <w:numId w:val="33"/>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Prioritize user privacy and data security in the design and implementation.</w:t>
      </w:r>
    </w:p>
    <w:p w14:paraId="6EE4BE3C" w14:textId="5BD10527" w:rsidR="0056746F" w:rsidRPr="00673CC6" w:rsidRDefault="0056746F" w:rsidP="00CB08FA">
      <w:pPr>
        <w:pStyle w:val="Heading3"/>
        <w:numPr>
          <w:ilvl w:val="2"/>
          <w:numId w:val="30"/>
        </w:numPr>
        <w:rPr>
          <w:szCs w:val="28"/>
        </w:rPr>
      </w:pPr>
      <w:bookmarkStart w:id="22" w:name="_Toc157388172"/>
      <w:r w:rsidRPr="009740EB">
        <w:t>Deployment and Scalability:</w:t>
      </w:r>
      <w:bookmarkEnd w:id="22"/>
    </w:p>
    <w:p w14:paraId="5862E9EC" w14:textId="161D6495" w:rsidR="0056746F" w:rsidRPr="00851DA9" w:rsidRDefault="0056746F" w:rsidP="00CB08FA">
      <w:pPr>
        <w:pStyle w:val="ListParagraph"/>
        <w:numPr>
          <w:ilvl w:val="0"/>
          <w:numId w:val="32"/>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Develop the system with scalability in mind to accommodate potential expansion to other sign languages.</w:t>
      </w:r>
    </w:p>
    <w:p w14:paraId="65B4F2C0" w14:textId="49ED05A0" w:rsidR="0056746F" w:rsidRPr="00851DA9" w:rsidRDefault="0056746F" w:rsidP="00CB08FA">
      <w:pPr>
        <w:pStyle w:val="ListParagraph"/>
        <w:numPr>
          <w:ilvl w:val="0"/>
          <w:numId w:val="32"/>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Plan for easy deployment in diverse settings, including educational institutions, workplaces, and community spaces.</w:t>
      </w:r>
    </w:p>
    <w:p w14:paraId="69D19ECB" w14:textId="7B7AFEC5" w:rsidR="0056746F" w:rsidRPr="00673CC6" w:rsidRDefault="0056746F" w:rsidP="00CB08FA">
      <w:pPr>
        <w:pStyle w:val="Heading3"/>
        <w:numPr>
          <w:ilvl w:val="2"/>
          <w:numId w:val="30"/>
        </w:numPr>
        <w:rPr>
          <w:szCs w:val="28"/>
        </w:rPr>
      </w:pPr>
      <w:bookmarkStart w:id="23" w:name="_Toc157388173"/>
      <w:r w:rsidRPr="009740EB">
        <w:t>Monitoring and Maintenance:</w:t>
      </w:r>
      <w:bookmarkEnd w:id="23"/>
    </w:p>
    <w:p w14:paraId="29C5B2EE" w14:textId="78D86344" w:rsidR="0056746F" w:rsidRPr="00851DA9" w:rsidRDefault="0056746F" w:rsidP="00CB08FA">
      <w:pPr>
        <w:pStyle w:val="ListParagraph"/>
        <w:numPr>
          <w:ilvl w:val="0"/>
          <w:numId w:val="31"/>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Implement monitoring tools to track system performance and user feedback.</w:t>
      </w:r>
    </w:p>
    <w:p w14:paraId="206E1E7E" w14:textId="087A2821" w:rsidR="0056746F" w:rsidRPr="00851DA9" w:rsidRDefault="0056746F" w:rsidP="00CB08FA">
      <w:pPr>
        <w:pStyle w:val="ListParagraph"/>
        <w:numPr>
          <w:ilvl w:val="0"/>
          <w:numId w:val="31"/>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 xml:space="preserve">Establish a </w:t>
      </w:r>
      <w:r w:rsidRPr="0027299C">
        <w:rPr>
          <w:rFonts w:asciiTheme="majorBidi" w:eastAsiaTheme="minorEastAsia" w:hAnsiTheme="majorBidi" w:cstheme="majorBidi"/>
          <w:sz w:val="24"/>
          <w:szCs w:val="24"/>
        </w:rPr>
        <w:t>maintenance plan</w:t>
      </w:r>
      <w:r w:rsidRPr="00851DA9">
        <w:rPr>
          <w:rFonts w:asciiTheme="majorBidi" w:eastAsiaTheme="minorEastAsia" w:hAnsiTheme="majorBidi" w:cstheme="majorBidi"/>
          <w:sz w:val="24"/>
          <w:szCs w:val="24"/>
        </w:rPr>
        <w:t xml:space="preserve"> to address issues, update models, and incorporate improvements over time.</w:t>
      </w:r>
    </w:p>
    <w:p w14:paraId="3B948CEF" w14:textId="3CBBB69D" w:rsidR="0056746F" w:rsidRPr="00673CC6" w:rsidRDefault="0056746F" w:rsidP="00CB08FA">
      <w:pPr>
        <w:pStyle w:val="Heading3"/>
        <w:numPr>
          <w:ilvl w:val="2"/>
          <w:numId w:val="30"/>
        </w:numPr>
        <w:rPr>
          <w:szCs w:val="28"/>
        </w:rPr>
      </w:pPr>
      <w:bookmarkStart w:id="24" w:name="_Toc157388174"/>
      <w:r w:rsidRPr="009740EB">
        <w:t>Expected Outcomes:</w:t>
      </w:r>
      <w:bookmarkEnd w:id="24"/>
    </w:p>
    <w:p w14:paraId="1A113053" w14:textId="6DAC5B6E" w:rsidR="0056746F" w:rsidRPr="00851DA9" w:rsidRDefault="0056746F" w:rsidP="00AD09C4">
      <w:pPr>
        <w:numPr>
          <w:ilvl w:val="0"/>
          <w:numId w:val="10"/>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Positive feedback from end-users regarding the system's usability and effectiveness.</w:t>
      </w:r>
    </w:p>
    <w:p w14:paraId="601AFEC8" w14:textId="35F2B568" w:rsidR="00B57068" w:rsidRPr="00C3352D" w:rsidRDefault="0056746F" w:rsidP="00C3352D">
      <w:pPr>
        <w:numPr>
          <w:ilvl w:val="0"/>
          <w:numId w:val="10"/>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Increased accessibility and inclusivity in communication for individuals who use sign language</w:t>
      </w:r>
    </w:p>
    <w:p w14:paraId="2F48F163" w14:textId="37F70747" w:rsidR="00A00EDA" w:rsidRPr="002034FE" w:rsidRDefault="00703850" w:rsidP="00CB08FA">
      <w:pPr>
        <w:pStyle w:val="Heading2"/>
        <w:numPr>
          <w:ilvl w:val="1"/>
          <w:numId w:val="26"/>
        </w:numPr>
        <w:spacing w:line="257" w:lineRule="auto"/>
        <w:ind w:left="763"/>
        <w:rPr>
          <w:b w:val="0"/>
          <w:bCs/>
          <w:color w:val="000000" w:themeColor="text1"/>
          <w:szCs w:val="32"/>
        </w:rPr>
      </w:pPr>
      <w:bookmarkStart w:id="25" w:name="_Toc157388175"/>
      <w:r w:rsidRPr="002034FE">
        <w:t>Scope:</w:t>
      </w:r>
      <w:bookmarkEnd w:id="25"/>
    </w:p>
    <w:p w14:paraId="3F0A1D26" w14:textId="3A66B45E" w:rsidR="007B53E3" w:rsidRPr="006B2454" w:rsidRDefault="007B53E3" w:rsidP="00CB08FA">
      <w:pPr>
        <w:pStyle w:val="Heading3"/>
        <w:numPr>
          <w:ilvl w:val="2"/>
          <w:numId w:val="26"/>
        </w:numPr>
        <w:spacing w:before="0"/>
        <w:rPr>
          <w:color w:val="000000" w:themeColor="text1"/>
          <w:szCs w:val="28"/>
        </w:rPr>
      </w:pPr>
      <w:bookmarkStart w:id="26" w:name="_Toc157388176"/>
      <w:r w:rsidRPr="006B2454">
        <w:rPr>
          <w:rStyle w:val="Heading3Char"/>
          <w:b/>
          <w:bCs/>
          <w:color w:val="000000" w:themeColor="text1"/>
        </w:rPr>
        <w:t>Objective</w:t>
      </w:r>
      <w:r w:rsidRPr="006B2454">
        <w:rPr>
          <w:color w:val="000000" w:themeColor="text1"/>
          <w:szCs w:val="28"/>
        </w:rPr>
        <w:t>:</w:t>
      </w:r>
      <w:bookmarkEnd w:id="26"/>
    </w:p>
    <w:p w14:paraId="020D2189" w14:textId="0E1EFAC5" w:rsidR="007B53E3" w:rsidRPr="00C800CD" w:rsidRDefault="007B53E3" w:rsidP="00B57068">
      <w:pPr>
        <w:pStyle w:val="ListParagraph"/>
        <w:numPr>
          <w:ilvl w:val="0"/>
          <w:numId w:val="16"/>
        </w:numPr>
        <w:spacing w:line="276" w:lineRule="auto"/>
        <w:ind w:left="1440"/>
        <w:rPr>
          <w:rFonts w:asciiTheme="majorBidi" w:hAnsiTheme="majorBidi" w:cstheme="majorBidi"/>
          <w:sz w:val="24"/>
          <w:szCs w:val="24"/>
        </w:rPr>
      </w:pPr>
      <w:r w:rsidRPr="006B2454">
        <w:rPr>
          <w:rFonts w:asciiTheme="majorBidi" w:hAnsiTheme="majorBidi" w:cstheme="majorBidi"/>
          <w:color w:val="000000" w:themeColor="text1"/>
          <w:sz w:val="24"/>
          <w:szCs w:val="24"/>
        </w:rPr>
        <w:t>Develop an advanced Sign Language Translator application that enables</w:t>
      </w:r>
      <w:r w:rsidR="006277AA" w:rsidRPr="006B2454">
        <w:rPr>
          <w:rFonts w:asciiTheme="majorBidi" w:hAnsiTheme="majorBidi" w:cstheme="majorBidi"/>
          <w:color w:val="000000" w:themeColor="text1"/>
          <w:sz w:val="24"/>
          <w:szCs w:val="24"/>
        </w:rPr>
        <w:t xml:space="preserve"> </w:t>
      </w:r>
      <w:r w:rsidRPr="006B2454">
        <w:rPr>
          <w:rFonts w:asciiTheme="majorBidi" w:hAnsiTheme="majorBidi" w:cstheme="majorBidi"/>
          <w:color w:val="000000" w:themeColor="text1"/>
          <w:sz w:val="24"/>
          <w:szCs w:val="24"/>
        </w:rPr>
        <w:t xml:space="preserve">seamless communication </w:t>
      </w:r>
      <w:r w:rsidRPr="377858A3">
        <w:rPr>
          <w:rFonts w:asciiTheme="majorBidi" w:hAnsiTheme="majorBidi" w:cstheme="majorBidi"/>
          <w:sz w:val="24"/>
          <w:szCs w:val="24"/>
        </w:rPr>
        <w:t>between individuals with hearing impairments and the broader community.</w:t>
      </w:r>
    </w:p>
    <w:p w14:paraId="51C1B89F" w14:textId="18766DC9" w:rsidR="007B53E3" w:rsidRPr="00285137" w:rsidRDefault="007B53E3" w:rsidP="00B57068">
      <w:pPr>
        <w:pStyle w:val="ListParagraph"/>
        <w:numPr>
          <w:ilvl w:val="0"/>
          <w:numId w:val="16"/>
        </w:numPr>
        <w:spacing w:line="276" w:lineRule="auto"/>
        <w:ind w:left="1440"/>
        <w:rPr>
          <w:rFonts w:asciiTheme="majorBidi" w:hAnsiTheme="majorBidi" w:cstheme="majorBidi"/>
          <w:sz w:val="24"/>
          <w:szCs w:val="24"/>
        </w:rPr>
      </w:pPr>
      <w:r w:rsidRPr="377858A3">
        <w:rPr>
          <w:rFonts w:asciiTheme="majorBidi" w:hAnsiTheme="majorBidi" w:cstheme="majorBidi"/>
          <w:sz w:val="24"/>
          <w:szCs w:val="24"/>
        </w:rPr>
        <w:t>Provide a user-friendly interface for text-to-sign language and sign language-to-text translations, supporting inclusivity and accessibility.</w:t>
      </w:r>
    </w:p>
    <w:p w14:paraId="0FD484B4" w14:textId="0E209DB1" w:rsidR="007B53E3" w:rsidRPr="00C8150F" w:rsidRDefault="007B53E3" w:rsidP="00CB08FA">
      <w:pPr>
        <w:pStyle w:val="Heading3"/>
        <w:numPr>
          <w:ilvl w:val="2"/>
          <w:numId w:val="39"/>
        </w:numPr>
        <w:spacing w:before="0"/>
        <w:rPr>
          <w:szCs w:val="28"/>
        </w:rPr>
      </w:pPr>
      <w:bookmarkStart w:id="27" w:name="_Toc157388177"/>
      <w:r w:rsidRPr="00AD09C4">
        <w:t>Location</w:t>
      </w:r>
      <w:r w:rsidRPr="00C8150F">
        <w:rPr>
          <w:szCs w:val="28"/>
        </w:rPr>
        <w:t>:</w:t>
      </w:r>
      <w:bookmarkEnd w:id="27"/>
    </w:p>
    <w:p w14:paraId="66F3B82B" w14:textId="0EC3F79E" w:rsidR="007B53E3" w:rsidRPr="00B03973" w:rsidRDefault="007B53E3" w:rsidP="00B57068">
      <w:pPr>
        <w:pStyle w:val="ListParagraph"/>
        <w:numPr>
          <w:ilvl w:val="0"/>
          <w:numId w:val="16"/>
        </w:numPr>
        <w:spacing w:line="276" w:lineRule="auto"/>
        <w:ind w:left="1440"/>
        <w:rPr>
          <w:rFonts w:asciiTheme="majorBidi" w:hAnsiTheme="majorBidi" w:cstheme="majorBidi"/>
          <w:sz w:val="24"/>
          <w:szCs w:val="24"/>
        </w:rPr>
      </w:pPr>
      <w:r w:rsidRPr="377858A3">
        <w:rPr>
          <w:rFonts w:asciiTheme="majorBidi" w:hAnsiTheme="majorBidi" w:cstheme="majorBidi"/>
          <w:sz w:val="24"/>
          <w:szCs w:val="24"/>
        </w:rPr>
        <w:t>The project will be designed as a mobile application and a web page, ensuring accessibility across various devices and platforms.</w:t>
      </w:r>
    </w:p>
    <w:p w14:paraId="5C0E652C" w14:textId="2A4A4D65" w:rsidR="007B53E3" w:rsidRPr="002D3BD8" w:rsidRDefault="007B53E3" w:rsidP="00CB08FA">
      <w:pPr>
        <w:pStyle w:val="Heading3"/>
        <w:numPr>
          <w:ilvl w:val="2"/>
          <w:numId w:val="40"/>
        </w:numPr>
        <w:spacing w:before="0"/>
        <w:rPr>
          <w:szCs w:val="28"/>
        </w:rPr>
      </w:pPr>
      <w:bookmarkStart w:id="28" w:name="_Toc157388178"/>
      <w:r w:rsidRPr="002D3BD8">
        <w:t>Budget:</w:t>
      </w:r>
      <w:bookmarkEnd w:id="28"/>
    </w:p>
    <w:p w14:paraId="2F4C3EFF" w14:textId="4B41E83F" w:rsidR="007B53E3" w:rsidRPr="00144B42"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Allocate resources for the development, testing, and implementation phases.</w:t>
      </w:r>
    </w:p>
    <w:p w14:paraId="402A326E" w14:textId="3F2E6270" w:rsidR="007B53E3" w:rsidRPr="00181C81"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Account for potential expenses related to AI model development, server hosting, and platform compatibility.</w:t>
      </w:r>
    </w:p>
    <w:p w14:paraId="2DDD8DF6" w14:textId="552CE160" w:rsidR="007B53E3" w:rsidRPr="00284673" w:rsidRDefault="007B53E3" w:rsidP="00CB08FA">
      <w:pPr>
        <w:pStyle w:val="Heading3"/>
        <w:numPr>
          <w:ilvl w:val="2"/>
          <w:numId w:val="41"/>
        </w:numPr>
        <w:spacing w:before="0"/>
        <w:rPr>
          <w:szCs w:val="28"/>
        </w:rPr>
      </w:pPr>
      <w:bookmarkStart w:id="29" w:name="_Toc157388179"/>
      <w:r w:rsidRPr="00284673">
        <w:lastRenderedPageBreak/>
        <w:t>Milestones:</w:t>
      </w:r>
      <w:bookmarkEnd w:id="29"/>
    </w:p>
    <w:p w14:paraId="25076B2B" w14:textId="01EBC292" w:rsidR="007B53E3" w:rsidRPr="00151A58"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Define key milestones, including the completion of AI model development, implementation of translation features, user interface design, testing phases, and the launch of the application.</w:t>
      </w:r>
    </w:p>
    <w:p w14:paraId="0CFC69A1" w14:textId="3189B4FB" w:rsidR="007B53E3" w:rsidRPr="00284673" w:rsidRDefault="007B53E3" w:rsidP="00CB08FA">
      <w:pPr>
        <w:pStyle w:val="Heading3"/>
        <w:numPr>
          <w:ilvl w:val="2"/>
          <w:numId w:val="42"/>
        </w:numPr>
        <w:spacing w:before="0"/>
        <w:rPr>
          <w:szCs w:val="28"/>
        </w:rPr>
      </w:pPr>
      <w:bookmarkStart w:id="30" w:name="_Toc157388180"/>
      <w:r w:rsidRPr="00284673">
        <w:t>Projects Parts/Components:</w:t>
      </w:r>
      <w:bookmarkEnd w:id="30"/>
    </w:p>
    <w:p w14:paraId="4A6D0314" w14:textId="3C82AF71" w:rsidR="007B53E3" w:rsidRPr="00D15465"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Text-to-Sign Language Translation Module.</w:t>
      </w:r>
    </w:p>
    <w:p w14:paraId="531BFBF1" w14:textId="041DA673" w:rsidR="007B53E3" w:rsidRPr="00D15465"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Sign Language-to-Text Translation Module.</w:t>
      </w:r>
    </w:p>
    <w:p w14:paraId="739D390B" w14:textId="208FFA32" w:rsidR="007B53E3" w:rsidRPr="00D15465"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User Interface Design.</w:t>
      </w:r>
    </w:p>
    <w:p w14:paraId="71A25BCC" w14:textId="48BFB9CB" w:rsidR="007B53E3" w:rsidRPr="00D15465"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Camera Integration Module.</w:t>
      </w:r>
    </w:p>
    <w:p w14:paraId="7CA8843C" w14:textId="27E6A69C" w:rsidR="007B53E3" w:rsidRPr="00D15465"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Cross-Platform Compatibility Module.</w:t>
      </w:r>
    </w:p>
    <w:p w14:paraId="67E5FDFC" w14:textId="40764E9A" w:rsidR="007B53E3" w:rsidRPr="00D15465"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Security and Privacy Features.</w:t>
      </w:r>
    </w:p>
    <w:p w14:paraId="0098A86F" w14:textId="7B73195F" w:rsidR="00564B5B" w:rsidRPr="00564B5B"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Testing and Quality Assurance.</w:t>
      </w:r>
    </w:p>
    <w:p w14:paraId="76B38015" w14:textId="756A08CB" w:rsidR="007B53E3" w:rsidRPr="00284673" w:rsidRDefault="007B53E3" w:rsidP="00CB08FA">
      <w:pPr>
        <w:pStyle w:val="Heading3"/>
        <w:numPr>
          <w:ilvl w:val="2"/>
          <w:numId w:val="43"/>
        </w:numPr>
        <w:spacing w:before="0"/>
        <w:rPr>
          <w:szCs w:val="28"/>
        </w:rPr>
      </w:pPr>
      <w:bookmarkStart w:id="31" w:name="_Toc157388181"/>
      <w:r w:rsidRPr="00284673">
        <w:t>P</w:t>
      </w:r>
      <w:r w:rsidRPr="00284673">
        <w:rPr>
          <w:szCs w:val="28"/>
        </w:rPr>
        <w:t>roject Description:</w:t>
      </w:r>
      <w:bookmarkEnd w:id="31"/>
    </w:p>
    <w:p w14:paraId="0A0C7B57" w14:textId="2FD6CDE4" w:rsidR="007B53E3" w:rsidRPr="00276D46"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The project aims to create a state-of-the-art Sign Language Translator application, leveraging AI for accurate translation between text and sign language. The user-friendly interface and camera integration facilitate dynamic and inclusive communication.</w:t>
      </w:r>
    </w:p>
    <w:p w14:paraId="1BE46604" w14:textId="19263DA7" w:rsidR="007B53E3" w:rsidRPr="00F63FCE" w:rsidRDefault="007B53E3" w:rsidP="00CB08FA">
      <w:pPr>
        <w:pStyle w:val="Heading3"/>
        <w:numPr>
          <w:ilvl w:val="2"/>
          <w:numId w:val="44"/>
        </w:numPr>
        <w:spacing w:before="0"/>
        <w:rPr>
          <w:szCs w:val="28"/>
        </w:rPr>
      </w:pPr>
      <w:bookmarkStart w:id="32" w:name="_Toc157388182"/>
      <w:r w:rsidRPr="00F63FCE">
        <w:t>Type of Works (BOQ - Bill of Quantities):</w:t>
      </w:r>
      <w:bookmarkEnd w:id="32"/>
    </w:p>
    <w:p w14:paraId="085C6939" w14:textId="6357D836" w:rsidR="007B53E3" w:rsidRPr="00276D46" w:rsidRDefault="007B53E3" w:rsidP="00B57068">
      <w:pPr>
        <w:pStyle w:val="ListParagraph"/>
        <w:numPr>
          <w:ilvl w:val="0"/>
          <w:numId w:val="16"/>
        </w:numPr>
        <w:spacing w:line="276" w:lineRule="auto"/>
        <w:ind w:left="1440"/>
        <w:rPr>
          <w:rFonts w:asciiTheme="majorBidi" w:hAnsiTheme="majorBidi" w:cstheme="majorBidi"/>
          <w:sz w:val="24"/>
          <w:szCs w:val="24"/>
        </w:rPr>
      </w:pPr>
      <w:r w:rsidRPr="709FA72E">
        <w:rPr>
          <w:rFonts w:asciiTheme="majorBidi" w:hAnsiTheme="majorBidi" w:cstheme="majorBidi"/>
          <w:sz w:val="24"/>
          <w:szCs w:val="24"/>
        </w:rPr>
        <w:t>Specify the quantity and types of resources needed for AI model development, server hosting, software development, and testing.</w:t>
      </w:r>
    </w:p>
    <w:p w14:paraId="5C3D5F96" w14:textId="2A83F384" w:rsidR="007B53E3" w:rsidRPr="00F63FCE" w:rsidRDefault="007B53E3" w:rsidP="002C6637">
      <w:pPr>
        <w:pStyle w:val="Heading3"/>
        <w:numPr>
          <w:ilvl w:val="2"/>
          <w:numId w:val="46"/>
        </w:numPr>
        <w:spacing w:before="0"/>
        <w:rPr>
          <w:szCs w:val="28"/>
        </w:rPr>
      </w:pPr>
      <w:bookmarkStart w:id="33" w:name="_Toc157388183"/>
      <w:r w:rsidRPr="00F63FCE">
        <w:t>Roles and Responsibilities for Different Parties:</w:t>
      </w:r>
      <w:bookmarkEnd w:id="33"/>
    </w:p>
    <w:p w14:paraId="3988D9F4" w14:textId="6E644FFB" w:rsidR="007B53E3" w:rsidRPr="00B63E35" w:rsidRDefault="007B53E3" w:rsidP="00B57068">
      <w:pPr>
        <w:pStyle w:val="ListParagraph"/>
        <w:numPr>
          <w:ilvl w:val="0"/>
          <w:numId w:val="16"/>
        </w:numPr>
        <w:spacing w:line="276" w:lineRule="auto"/>
        <w:ind w:left="1440"/>
        <w:rPr>
          <w:rFonts w:asciiTheme="majorBidi" w:hAnsiTheme="majorBidi" w:cstheme="majorBidi"/>
          <w:sz w:val="24"/>
          <w:szCs w:val="24"/>
        </w:rPr>
      </w:pPr>
      <w:r w:rsidRPr="74FF5D78">
        <w:rPr>
          <w:rFonts w:asciiTheme="majorBidi" w:hAnsiTheme="majorBidi" w:cstheme="majorBidi"/>
          <w:sz w:val="24"/>
          <w:szCs w:val="24"/>
        </w:rPr>
        <w:t>Developers: Responsible for AI model development, software coding, and application testing.</w:t>
      </w:r>
    </w:p>
    <w:p w14:paraId="521E4506" w14:textId="1853DA87" w:rsidR="007B53E3" w:rsidRPr="00B63E35" w:rsidRDefault="007B53E3" w:rsidP="00B57068">
      <w:pPr>
        <w:pStyle w:val="ListParagraph"/>
        <w:numPr>
          <w:ilvl w:val="0"/>
          <w:numId w:val="16"/>
        </w:numPr>
        <w:spacing w:line="276" w:lineRule="auto"/>
        <w:ind w:left="1440"/>
        <w:rPr>
          <w:rFonts w:asciiTheme="majorBidi" w:hAnsiTheme="majorBidi" w:cstheme="majorBidi"/>
          <w:sz w:val="24"/>
          <w:szCs w:val="24"/>
        </w:rPr>
      </w:pPr>
      <w:r w:rsidRPr="74FF5D78">
        <w:rPr>
          <w:rFonts w:asciiTheme="majorBidi" w:hAnsiTheme="majorBidi" w:cstheme="majorBidi"/>
          <w:sz w:val="24"/>
          <w:szCs w:val="24"/>
        </w:rPr>
        <w:t>Project Management Team: Oversee project timelines, milestones, and resource allocation.</w:t>
      </w:r>
    </w:p>
    <w:p w14:paraId="6E4AD9C8" w14:textId="6F970F76" w:rsidR="007B53E3" w:rsidRPr="00B63E35" w:rsidRDefault="007B53E3" w:rsidP="00B57068">
      <w:pPr>
        <w:pStyle w:val="ListParagraph"/>
        <w:numPr>
          <w:ilvl w:val="0"/>
          <w:numId w:val="16"/>
        </w:numPr>
        <w:spacing w:line="276" w:lineRule="auto"/>
        <w:ind w:left="1440"/>
        <w:rPr>
          <w:rFonts w:asciiTheme="majorBidi" w:hAnsiTheme="majorBidi" w:cstheme="majorBidi"/>
          <w:sz w:val="24"/>
          <w:szCs w:val="24"/>
        </w:rPr>
      </w:pPr>
      <w:r w:rsidRPr="74FF5D78">
        <w:rPr>
          <w:rFonts w:asciiTheme="majorBidi" w:hAnsiTheme="majorBidi" w:cstheme="majorBidi"/>
          <w:sz w:val="24"/>
          <w:szCs w:val="24"/>
        </w:rPr>
        <w:t>User Experience Experts: Ensure the design meets accessibility standards and provides an optimal user experience.</w:t>
      </w:r>
    </w:p>
    <w:p w14:paraId="4891CF5B" w14:textId="75F7E1E0" w:rsidR="007B53E3" w:rsidRPr="00B63E35" w:rsidRDefault="007B53E3" w:rsidP="00B57068">
      <w:pPr>
        <w:pStyle w:val="ListParagraph"/>
        <w:numPr>
          <w:ilvl w:val="0"/>
          <w:numId w:val="16"/>
        </w:numPr>
        <w:spacing w:line="276" w:lineRule="auto"/>
        <w:ind w:left="1440"/>
        <w:rPr>
          <w:rFonts w:asciiTheme="majorBidi" w:hAnsiTheme="majorBidi" w:cstheme="majorBidi"/>
          <w:sz w:val="24"/>
          <w:szCs w:val="24"/>
        </w:rPr>
      </w:pPr>
      <w:r w:rsidRPr="74FF5D78">
        <w:rPr>
          <w:rFonts w:asciiTheme="majorBidi" w:hAnsiTheme="majorBidi" w:cstheme="majorBidi"/>
          <w:sz w:val="24"/>
          <w:szCs w:val="24"/>
        </w:rPr>
        <w:t>Investors/Funding Sources: Provide financial support for the project.</w:t>
      </w:r>
    </w:p>
    <w:p w14:paraId="75F1C04A" w14:textId="524C8D33" w:rsidR="007B53E3" w:rsidRPr="00B63E35" w:rsidRDefault="007B53E3" w:rsidP="00B57068">
      <w:pPr>
        <w:pStyle w:val="ListParagraph"/>
        <w:numPr>
          <w:ilvl w:val="0"/>
          <w:numId w:val="16"/>
        </w:numPr>
        <w:spacing w:line="276" w:lineRule="auto"/>
        <w:ind w:left="1440"/>
        <w:rPr>
          <w:rFonts w:asciiTheme="majorBidi" w:hAnsiTheme="majorBidi" w:cstheme="majorBidi"/>
          <w:sz w:val="24"/>
          <w:szCs w:val="24"/>
        </w:rPr>
      </w:pPr>
      <w:r w:rsidRPr="74FF5D78">
        <w:rPr>
          <w:rFonts w:asciiTheme="majorBidi" w:hAnsiTheme="majorBidi" w:cstheme="majorBidi"/>
          <w:sz w:val="24"/>
          <w:szCs w:val="24"/>
        </w:rPr>
        <w:t>Testing Team: Conduct thorough testing to identify and resolve any issues before the application launch.</w:t>
      </w:r>
    </w:p>
    <w:p w14:paraId="25C3FCC5" w14:textId="566ACED8" w:rsidR="0056746F" w:rsidRPr="000151FA" w:rsidRDefault="007B53E3" w:rsidP="00F6328A">
      <w:pPr>
        <w:spacing w:line="276" w:lineRule="auto"/>
        <w:rPr>
          <w:rFonts w:asciiTheme="majorBidi" w:hAnsiTheme="majorBidi" w:cstheme="majorBidi"/>
          <w:sz w:val="24"/>
          <w:szCs w:val="24"/>
        </w:rPr>
      </w:pPr>
      <w:r w:rsidRPr="74FF5D78">
        <w:rPr>
          <w:rFonts w:asciiTheme="majorBidi" w:hAnsiTheme="majorBidi" w:cstheme="majorBidi"/>
          <w:kern w:val="0"/>
          <w:sz w:val="24"/>
          <w:szCs w:val="24"/>
          <w14:ligatures w14:val="none"/>
        </w:rPr>
        <w:t>By addressing these components within the project scope, you establish a comprehensive framework that guides the development and implementation of the Sign Language Translator application.</w:t>
      </w:r>
    </w:p>
    <w:p w14:paraId="1474A3DB" w14:textId="1C76071C" w:rsidR="000A4E4B" w:rsidRPr="000151FA" w:rsidRDefault="000A4E4B">
      <w:pPr>
        <w:rPr>
          <w:rFonts w:asciiTheme="majorBidi" w:hAnsiTheme="majorBidi" w:cstheme="majorBidi"/>
        </w:rPr>
      </w:pPr>
    </w:p>
    <w:p w14:paraId="07A967CD" w14:textId="1BCAEAB7" w:rsidR="009B0BFF" w:rsidRPr="000151FA" w:rsidRDefault="009B0BFF" w:rsidP="00E87426">
      <w:pPr>
        <w:rPr>
          <w:rFonts w:asciiTheme="majorBidi" w:hAnsiTheme="majorBidi" w:cstheme="majorBidi"/>
        </w:rPr>
      </w:pPr>
    </w:p>
    <w:p w14:paraId="5C1FC78E" w14:textId="4B709EC1" w:rsidR="00A512B6" w:rsidRDefault="00DF768E" w:rsidP="00CB08FA">
      <w:pPr>
        <w:pStyle w:val="Heading1"/>
        <w:numPr>
          <w:ilvl w:val="0"/>
          <w:numId w:val="27"/>
        </w:numPr>
        <w:jc w:val="center"/>
      </w:pPr>
      <w:bookmarkStart w:id="34" w:name="_Toc157388184"/>
      <w:r w:rsidRPr="001455DA">
        <w:lastRenderedPageBreak/>
        <w:t>S</w:t>
      </w:r>
      <w:r w:rsidR="001455DA">
        <w:t>ystem Design</w:t>
      </w:r>
      <w:bookmarkEnd w:id="34"/>
    </w:p>
    <w:p w14:paraId="188B0255" w14:textId="7356985B" w:rsidR="009B0BFF" w:rsidRPr="0082496E" w:rsidRDefault="00F9105E" w:rsidP="00CB08FA">
      <w:pPr>
        <w:pStyle w:val="Heading2"/>
        <w:numPr>
          <w:ilvl w:val="1"/>
          <w:numId w:val="38"/>
        </w:numPr>
      </w:pPr>
      <w:bookmarkStart w:id="35" w:name="_Toc157388185"/>
      <w:r w:rsidRPr="0082496E">
        <w:t>Use Case Diagram</w:t>
      </w:r>
      <w:bookmarkEnd w:id="35"/>
    </w:p>
    <w:p w14:paraId="7889CBBE" w14:textId="104AEA6B" w:rsidR="0048062C" w:rsidRPr="000151FA" w:rsidRDefault="0048062C" w:rsidP="00C64461">
      <w:pPr>
        <w:spacing w:line="276" w:lineRule="auto"/>
        <w:rPr>
          <w:rFonts w:asciiTheme="majorBidi" w:hAnsiTheme="majorBidi" w:cstheme="majorBidi"/>
          <w:sz w:val="28"/>
          <w:szCs w:val="28"/>
        </w:rPr>
      </w:pPr>
      <w:r w:rsidRPr="000151FA">
        <w:rPr>
          <w:rFonts w:asciiTheme="majorBidi" w:hAnsiTheme="majorBidi" w:cstheme="majorBidi"/>
          <w:sz w:val="28"/>
          <w:szCs w:val="28"/>
        </w:rPr>
        <w:t>The Sign Language Translator Software accommodates four distinct user roles</w:t>
      </w:r>
      <w:r w:rsidR="00BE4369" w:rsidRPr="000151FA">
        <w:rPr>
          <w:rFonts w:asciiTheme="majorBidi" w:hAnsiTheme="majorBidi" w:cstheme="majorBidi"/>
          <w:sz w:val="28"/>
          <w:szCs w:val="28"/>
        </w:rPr>
        <w:t xml:space="preserve"> </w:t>
      </w:r>
      <w:r w:rsidRPr="000151FA">
        <w:rPr>
          <w:rFonts w:asciiTheme="majorBidi" w:hAnsiTheme="majorBidi" w:cstheme="majorBidi"/>
          <w:sz w:val="28"/>
          <w:szCs w:val="28"/>
        </w:rPr>
        <w:t>Admin, Guest (Gest), Normal User, and Deaf User. This platform encompasses 15 essential functions to enhance communication between sign language speakers and non-sign language speakers. Below is an elaboration of the primary components and functions captured in the use case diagram:</w:t>
      </w:r>
    </w:p>
    <w:p w14:paraId="595A3C45" w14:textId="551C3452" w:rsidR="0048062C" w:rsidRPr="00500627" w:rsidRDefault="0048062C" w:rsidP="00CB08FA">
      <w:pPr>
        <w:pStyle w:val="Heading3"/>
        <w:numPr>
          <w:ilvl w:val="2"/>
          <w:numId w:val="47"/>
        </w:numPr>
        <w:rPr>
          <w:szCs w:val="28"/>
        </w:rPr>
      </w:pPr>
      <w:bookmarkStart w:id="36" w:name="_Toc157388186"/>
      <w:r w:rsidRPr="00142BFF">
        <w:t>User Roles:</w:t>
      </w:r>
      <w:bookmarkEnd w:id="36"/>
    </w:p>
    <w:p w14:paraId="75C713D5" w14:textId="77777777" w:rsidR="0048062C" w:rsidRPr="0080367F" w:rsidRDefault="0048062C" w:rsidP="00CB08FA">
      <w:pPr>
        <w:numPr>
          <w:ilvl w:val="1"/>
          <w:numId w:val="17"/>
        </w:numPr>
        <w:spacing w:line="276" w:lineRule="auto"/>
        <w:rPr>
          <w:rFonts w:asciiTheme="majorBidi" w:hAnsiTheme="majorBidi" w:cstheme="majorBidi"/>
          <w:sz w:val="24"/>
          <w:szCs w:val="24"/>
        </w:rPr>
      </w:pPr>
      <w:r w:rsidRPr="0080367F">
        <w:rPr>
          <w:rFonts w:asciiTheme="majorBidi" w:hAnsiTheme="majorBidi" w:cstheme="majorBidi"/>
          <w:b/>
          <w:sz w:val="24"/>
          <w:szCs w:val="24"/>
        </w:rPr>
        <w:t>Admin:</w:t>
      </w:r>
      <w:r w:rsidRPr="0080367F">
        <w:rPr>
          <w:rFonts w:asciiTheme="majorBidi" w:hAnsiTheme="majorBidi" w:cstheme="majorBidi"/>
          <w:sz w:val="24"/>
          <w:szCs w:val="24"/>
        </w:rPr>
        <w:t xml:space="preserve"> System administrator responsible for managing courses and user accounts.</w:t>
      </w:r>
    </w:p>
    <w:p w14:paraId="7150BA60" w14:textId="159C10BA" w:rsidR="0048062C" w:rsidRPr="0080367F" w:rsidRDefault="0048062C" w:rsidP="00CB08FA">
      <w:pPr>
        <w:numPr>
          <w:ilvl w:val="1"/>
          <w:numId w:val="17"/>
        </w:numPr>
        <w:spacing w:line="276" w:lineRule="auto"/>
        <w:rPr>
          <w:rFonts w:asciiTheme="majorBidi" w:hAnsiTheme="majorBidi" w:cstheme="majorBidi"/>
          <w:sz w:val="24"/>
          <w:szCs w:val="24"/>
        </w:rPr>
      </w:pPr>
      <w:r w:rsidRPr="0080367F">
        <w:rPr>
          <w:rFonts w:asciiTheme="majorBidi" w:hAnsiTheme="majorBidi" w:cstheme="majorBidi"/>
          <w:b/>
          <w:sz w:val="24"/>
          <w:szCs w:val="24"/>
        </w:rPr>
        <w:t>Guest:</w:t>
      </w:r>
      <w:r w:rsidRPr="0080367F">
        <w:rPr>
          <w:rFonts w:asciiTheme="majorBidi" w:hAnsiTheme="majorBidi" w:cstheme="majorBidi"/>
          <w:sz w:val="24"/>
          <w:szCs w:val="24"/>
        </w:rPr>
        <w:t xml:space="preserve"> Unregistered users exploring the system without authentication.</w:t>
      </w:r>
    </w:p>
    <w:p w14:paraId="410AF993" w14:textId="77777777" w:rsidR="0048062C" w:rsidRPr="0080367F" w:rsidRDefault="0048062C" w:rsidP="00CB08FA">
      <w:pPr>
        <w:numPr>
          <w:ilvl w:val="1"/>
          <w:numId w:val="17"/>
        </w:numPr>
        <w:spacing w:line="276" w:lineRule="auto"/>
        <w:rPr>
          <w:rFonts w:asciiTheme="majorBidi" w:hAnsiTheme="majorBidi" w:cstheme="majorBidi"/>
          <w:sz w:val="24"/>
          <w:szCs w:val="24"/>
        </w:rPr>
      </w:pPr>
      <w:r w:rsidRPr="0080367F">
        <w:rPr>
          <w:rFonts w:asciiTheme="majorBidi" w:hAnsiTheme="majorBidi" w:cstheme="majorBidi"/>
          <w:b/>
          <w:sz w:val="24"/>
          <w:szCs w:val="24"/>
        </w:rPr>
        <w:t>Normal User:</w:t>
      </w:r>
      <w:r w:rsidRPr="0080367F">
        <w:rPr>
          <w:rFonts w:asciiTheme="majorBidi" w:hAnsiTheme="majorBidi" w:cstheme="majorBidi"/>
          <w:sz w:val="24"/>
          <w:szCs w:val="24"/>
        </w:rPr>
        <w:t xml:space="preserve"> Authenticated users interested in learning sign language and utilizing translation features.</w:t>
      </w:r>
    </w:p>
    <w:p w14:paraId="5D154A40" w14:textId="77777777" w:rsidR="0048062C" w:rsidRPr="0080367F" w:rsidRDefault="0048062C" w:rsidP="00CB08FA">
      <w:pPr>
        <w:numPr>
          <w:ilvl w:val="1"/>
          <w:numId w:val="17"/>
        </w:numPr>
        <w:spacing w:line="276" w:lineRule="auto"/>
        <w:rPr>
          <w:rFonts w:asciiTheme="majorBidi" w:hAnsiTheme="majorBidi" w:cstheme="majorBidi"/>
          <w:sz w:val="24"/>
          <w:szCs w:val="24"/>
        </w:rPr>
      </w:pPr>
      <w:r w:rsidRPr="0080367F">
        <w:rPr>
          <w:rFonts w:asciiTheme="majorBidi" w:hAnsiTheme="majorBidi" w:cstheme="majorBidi"/>
          <w:b/>
          <w:sz w:val="24"/>
          <w:szCs w:val="24"/>
        </w:rPr>
        <w:t>Deaf User:</w:t>
      </w:r>
      <w:r w:rsidRPr="0080367F">
        <w:rPr>
          <w:rFonts w:asciiTheme="majorBidi" w:hAnsiTheme="majorBidi" w:cstheme="majorBidi"/>
          <w:sz w:val="24"/>
          <w:szCs w:val="24"/>
        </w:rPr>
        <w:t xml:space="preserve"> Users who are deaf and rely on sign language for communication.</w:t>
      </w:r>
    </w:p>
    <w:p w14:paraId="14CE6EE4" w14:textId="3333C760" w:rsidR="0048062C" w:rsidRPr="00FE0E21" w:rsidRDefault="0048062C" w:rsidP="00CB08FA">
      <w:pPr>
        <w:pStyle w:val="Heading3"/>
        <w:numPr>
          <w:ilvl w:val="2"/>
          <w:numId w:val="47"/>
        </w:numPr>
        <w:rPr>
          <w:szCs w:val="28"/>
        </w:rPr>
      </w:pPr>
      <w:bookmarkStart w:id="37" w:name="_Toc157388187"/>
      <w:r w:rsidRPr="00A06A5B">
        <w:rPr>
          <w:szCs w:val="28"/>
        </w:rPr>
        <w:t xml:space="preserve">Use </w:t>
      </w:r>
      <w:r w:rsidRPr="00FE0E21">
        <w:rPr>
          <w:szCs w:val="28"/>
        </w:rPr>
        <w:t>Cases:</w:t>
      </w:r>
      <w:bookmarkEnd w:id="37"/>
    </w:p>
    <w:p w14:paraId="40603A5E" w14:textId="77CE1BCB"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Login: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Allows users to securely log into their accounts.</w:t>
      </w:r>
    </w:p>
    <w:p w14:paraId="51AC835F" w14:textId="6A7B8F9E"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Registration: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Enables new users to create accounts within the system.</w:t>
      </w:r>
    </w:p>
    <w:p w14:paraId="35814ECC" w14:textId="1AC55B60"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Reset Password:</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Provides a mechanism for users to reset their passwords securely.</w:t>
      </w:r>
    </w:p>
    <w:p w14:paraId="148874E3" w14:textId="0AF9500E"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Translate Sign to Text:</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Converts sign language gestures into textual information for non-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sign language speakers.</w:t>
      </w:r>
    </w:p>
    <w:p w14:paraId="5434318C" w14:textId="7E7AFB56"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Translate Text to Sign: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Transforms textual input into sign language gestures for sign language speakers.</w:t>
      </w:r>
    </w:p>
    <w:p w14:paraId="32B7832E" w14:textId="0A3E42F2"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Education: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Offers educational resources and tutorials for users to learn sign language.</w:t>
      </w:r>
    </w:p>
    <w:p w14:paraId="683DEBB0" w14:textId="1DDF2613"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Add Course:</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Allows administrators to add new sign language courses to the system.</w:t>
      </w:r>
    </w:p>
    <w:p w14:paraId="33526A0C" w14:textId="2B3A9599"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Edit Course:</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Permits administrators to modify existing course content.</w:t>
      </w:r>
    </w:p>
    <w:p w14:paraId="53449DC1" w14:textId="41D7E0B2"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Remove Course:</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Enables administrators to delete courses from the system.</w:t>
      </w:r>
    </w:p>
    <w:p w14:paraId="25F07B75" w14:textId="720300C5"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Chat</w:t>
      </w:r>
      <w:r w:rsidR="00675D2A">
        <w:rPr>
          <w:rFonts w:asciiTheme="majorBidi" w:hAnsiTheme="majorBidi" w:cstheme="majorBidi"/>
          <w:b/>
          <w:sz w:val="24"/>
          <w:szCs w:val="24"/>
        </w:rPr>
        <w:t xml:space="preserve"> bot</w:t>
      </w:r>
      <w:r w:rsidRPr="0080367F">
        <w:rPr>
          <w:rFonts w:asciiTheme="majorBidi" w:hAnsiTheme="majorBidi" w:cstheme="majorBidi"/>
          <w:b/>
          <w:sz w:val="24"/>
          <w:szCs w:val="24"/>
        </w:rPr>
        <w:t>:</w:t>
      </w:r>
      <w:r w:rsidR="001B198E" w:rsidRPr="0080367F">
        <w:rPr>
          <w:rFonts w:asciiTheme="majorBidi" w:hAnsiTheme="majorBidi" w:cstheme="majorBidi"/>
          <w:sz w:val="24"/>
          <w:szCs w:val="24"/>
        </w:rPr>
        <w:t xml:space="preserve"> </w:t>
      </w:r>
      <w:r w:rsidR="0064333C">
        <w:rPr>
          <w:rFonts w:asciiTheme="majorBidi" w:hAnsiTheme="majorBidi" w:cstheme="majorBidi"/>
          <w:sz w:val="24"/>
          <w:szCs w:val="24"/>
        </w:rPr>
        <w:t xml:space="preserve">provides a chat bot </w:t>
      </w:r>
      <w:r w:rsidR="00D66AA7">
        <w:rPr>
          <w:rFonts w:asciiTheme="majorBidi" w:hAnsiTheme="majorBidi" w:cstheme="majorBidi"/>
          <w:sz w:val="24"/>
          <w:szCs w:val="24"/>
        </w:rPr>
        <w:t xml:space="preserve">that has </w:t>
      </w:r>
      <w:r w:rsidR="0050682E">
        <w:rPr>
          <w:rFonts w:asciiTheme="majorBidi" w:hAnsiTheme="majorBidi" w:cstheme="majorBidi"/>
          <w:sz w:val="24"/>
          <w:szCs w:val="24"/>
        </w:rPr>
        <w:t>predefined</w:t>
      </w:r>
      <w:r w:rsidR="00CB6C9E">
        <w:rPr>
          <w:rFonts w:asciiTheme="majorBidi" w:hAnsiTheme="majorBidi" w:cstheme="majorBidi"/>
          <w:sz w:val="24"/>
          <w:szCs w:val="24"/>
        </w:rPr>
        <w:t xml:space="preserve"> questions and answers</w:t>
      </w:r>
      <w:r w:rsidR="00FE28EE">
        <w:rPr>
          <w:rFonts w:asciiTheme="majorBidi" w:hAnsiTheme="majorBidi" w:cstheme="majorBidi"/>
          <w:sz w:val="24"/>
          <w:szCs w:val="24"/>
        </w:rPr>
        <w:t xml:space="preserve"> </w:t>
      </w:r>
      <w:r w:rsidR="00127ECF">
        <w:rPr>
          <w:rFonts w:asciiTheme="majorBidi" w:hAnsiTheme="majorBidi" w:cstheme="majorBidi"/>
          <w:sz w:val="24"/>
          <w:szCs w:val="24"/>
        </w:rPr>
        <w:t xml:space="preserve">and if the user’s question </w:t>
      </w:r>
      <w:r w:rsidR="00C73C9C">
        <w:rPr>
          <w:rFonts w:asciiTheme="majorBidi" w:hAnsiTheme="majorBidi" w:cstheme="majorBidi"/>
          <w:sz w:val="24"/>
          <w:szCs w:val="24"/>
        </w:rPr>
        <w:t xml:space="preserve">isn’t </w:t>
      </w:r>
      <w:r w:rsidR="001E420E">
        <w:rPr>
          <w:rFonts w:asciiTheme="majorBidi" w:hAnsiTheme="majorBidi" w:cstheme="majorBidi"/>
          <w:sz w:val="24"/>
          <w:szCs w:val="24"/>
        </w:rPr>
        <w:t xml:space="preserve">answered </w:t>
      </w:r>
      <w:r w:rsidR="00392273">
        <w:rPr>
          <w:rFonts w:asciiTheme="majorBidi" w:hAnsiTheme="majorBidi" w:cstheme="majorBidi"/>
          <w:sz w:val="24"/>
          <w:szCs w:val="24"/>
        </w:rPr>
        <w:t xml:space="preserve">the bot will forward user </w:t>
      </w:r>
      <w:r w:rsidR="00DD2A9F">
        <w:rPr>
          <w:rFonts w:asciiTheme="majorBidi" w:hAnsiTheme="majorBidi" w:cstheme="majorBidi"/>
          <w:sz w:val="24"/>
          <w:szCs w:val="24"/>
        </w:rPr>
        <w:t xml:space="preserve">to </w:t>
      </w:r>
      <w:r w:rsidR="00407D77">
        <w:rPr>
          <w:rFonts w:asciiTheme="majorBidi" w:hAnsiTheme="majorBidi" w:cstheme="majorBidi"/>
          <w:sz w:val="24"/>
          <w:szCs w:val="24"/>
        </w:rPr>
        <w:t>an</w:t>
      </w:r>
      <w:r w:rsidR="00ED1511">
        <w:rPr>
          <w:rFonts w:asciiTheme="majorBidi" w:hAnsiTheme="majorBidi" w:cstheme="majorBidi"/>
          <w:sz w:val="24"/>
          <w:szCs w:val="24"/>
        </w:rPr>
        <w:t xml:space="preserve"> admin’s email</w:t>
      </w:r>
      <w:r w:rsidRPr="0080367F">
        <w:rPr>
          <w:rFonts w:asciiTheme="majorBidi" w:hAnsiTheme="majorBidi" w:cstheme="majorBidi"/>
          <w:sz w:val="24"/>
          <w:szCs w:val="24"/>
        </w:rPr>
        <w:t>.</w:t>
      </w:r>
    </w:p>
    <w:p w14:paraId="0C0DEB2B" w14:textId="5D18984C"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View Progress in Course:</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Allows users to track their progress within enrolled courses.</w:t>
      </w:r>
    </w:p>
    <w:p w14:paraId="5C70B36C" w14:textId="7C58351B"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lastRenderedPageBreak/>
        <w:t>View Courses:</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Displays a list of available sign language courses.</w:t>
      </w:r>
    </w:p>
    <w:p w14:paraId="1CFF5343" w14:textId="258B94E2" w:rsidR="0048062C" w:rsidRPr="0080367F" w:rsidRDefault="0048062C" w:rsidP="00CB08FA">
      <w:pPr>
        <w:numPr>
          <w:ilvl w:val="1"/>
          <w:numId w:val="18"/>
        </w:numPr>
        <w:spacing w:line="276" w:lineRule="auto"/>
        <w:rPr>
          <w:rFonts w:asciiTheme="majorBidi" w:hAnsiTheme="majorBidi" w:cstheme="majorBidi"/>
          <w:sz w:val="24"/>
          <w:szCs w:val="24"/>
        </w:rPr>
      </w:pPr>
      <w:r w:rsidRPr="0080367F">
        <w:rPr>
          <w:rFonts w:asciiTheme="majorBidi" w:hAnsiTheme="majorBidi" w:cstheme="majorBidi"/>
          <w:b/>
          <w:sz w:val="24"/>
          <w:szCs w:val="24"/>
        </w:rPr>
        <w:t>View User Information: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Provides users with access to their account information.</w:t>
      </w:r>
    </w:p>
    <w:p w14:paraId="792799BA" w14:textId="4E46151E" w:rsidR="775FA167" w:rsidRDefault="00CA2FEA" w:rsidP="00CB08FA">
      <w:pPr>
        <w:pStyle w:val="ListParagraph"/>
        <w:numPr>
          <w:ilvl w:val="1"/>
          <w:numId w:val="18"/>
        </w:numPr>
        <w:spacing w:line="276" w:lineRule="auto"/>
      </w:pPr>
      <w:r>
        <w:rPr>
          <w:noProof/>
        </w:rPr>
        <w:drawing>
          <wp:anchor distT="0" distB="0" distL="114300" distR="114300" simplePos="0" relativeHeight="251696128" behindDoc="0" locked="0" layoutInCell="1" allowOverlap="1" wp14:anchorId="389A559B" wp14:editId="3F60A0E2">
            <wp:simplePos x="0" y="0"/>
            <wp:positionH relativeFrom="margin">
              <wp:posOffset>328930</wp:posOffset>
            </wp:positionH>
            <wp:positionV relativeFrom="paragraph">
              <wp:posOffset>978535</wp:posOffset>
            </wp:positionV>
            <wp:extent cx="5285105" cy="5616575"/>
            <wp:effectExtent l="0" t="0" r="0" b="3175"/>
            <wp:wrapThrough wrapText="bothSides">
              <wp:wrapPolygon edited="0">
                <wp:start x="0" y="0"/>
                <wp:lineTo x="0" y="21539"/>
                <wp:lineTo x="21488" y="21539"/>
                <wp:lineTo x="21488" y="0"/>
                <wp:lineTo x="0" y="0"/>
              </wp:wrapPolygon>
            </wp:wrapThrough>
            <wp:docPr id="1849209798" name="Picture 184920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09798" name="Picture 184920979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85105" cy="561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62C" w:rsidRPr="00FF4AB5">
        <w:rPr>
          <w:rFonts w:asciiTheme="majorBidi" w:hAnsiTheme="majorBidi" w:cstheme="majorBidi"/>
          <w:b/>
          <w:sz w:val="24"/>
          <w:szCs w:val="24"/>
        </w:rPr>
        <w:t>Delete Account:</w:t>
      </w:r>
      <w:r w:rsidR="0012194A" w:rsidRPr="0080367F">
        <w:rPr>
          <w:rFonts w:asciiTheme="majorBidi" w:hAnsiTheme="majorBidi" w:cstheme="majorBidi"/>
          <w:sz w:val="24"/>
          <w:szCs w:val="24"/>
        </w:rPr>
        <w:t xml:space="preserve"> </w:t>
      </w:r>
      <w:r w:rsidR="0048062C" w:rsidRPr="0080367F">
        <w:rPr>
          <w:rFonts w:asciiTheme="majorBidi" w:hAnsiTheme="majorBidi" w:cstheme="majorBidi"/>
          <w:sz w:val="24"/>
          <w:szCs w:val="24"/>
        </w:rPr>
        <w:t>Allows users to permanently delete their accounts.</w:t>
      </w:r>
      <w:r w:rsidR="000A4E4B">
        <w:br w:type="page"/>
      </w:r>
    </w:p>
    <w:tbl>
      <w:tblPr>
        <w:tblStyle w:val="GridTable5Dark-Accent5"/>
        <w:tblW w:w="0" w:type="auto"/>
        <w:tblLook w:val="04A0" w:firstRow="1" w:lastRow="0" w:firstColumn="1" w:lastColumn="0" w:noHBand="0" w:noVBand="1"/>
      </w:tblPr>
      <w:tblGrid>
        <w:gridCol w:w="2242"/>
        <w:gridCol w:w="7095"/>
      </w:tblGrid>
      <w:tr w:rsidR="00EA7568" w:rsidRPr="00CB08FA" w14:paraId="14A58E83" w14:textId="77777777" w:rsidTr="00CA49C3">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42" w:type="dxa"/>
          </w:tcPr>
          <w:p w14:paraId="09E973D7" w14:textId="29AC82CE" w:rsidR="00EA7568" w:rsidRPr="00CB08FA" w:rsidRDefault="00EA7568" w:rsidP="00EA7568">
            <w:pPr>
              <w:tabs>
                <w:tab w:val="right" w:pos="2029"/>
              </w:tabs>
              <w:rPr>
                <w:sz w:val="24"/>
                <w:szCs w:val="24"/>
              </w:rPr>
            </w:pPr>
            <w:r w:rsidRPr="00CB08FA">
              <w:rPr>
                <w:sz w:val="24"/>
                <w:szCs w:val="24"/>
              </w:rPr>
              <w:lastRenderedPageBreak/>
              <w:t>Use Case ID</w:t>
            </w:r>
          </w:p>
        </w:tc>
        <w:tc>
          <w:tcPr>
            <w:tcW w:w="7095" w:type="dxa"/>
          </w:tcPr>
          <w:p w14:paraId="5C0DB354" w14:textId="0A85DFAA" w:rsidR="00EA7568" w:rsidRPr="00CB08FA" w:rsidRDefault="00D27F93">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1</w:t>
            </w:r>
          </w:p>
        </w:tc>
      </w:tr>
      <w:tr w:rsidR="00EA7568" w:rsidRPr="00CB08FA" w14:paraId="21C57709" w14:textId="77777777" w:rsidTr="00CA49C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42" w:type="dxa"/>
          </w:tcPr>
          <w:p w14:paraId="2E58E7C5" w14:textId="38274E76" w:rsidR="00EA7568" w:rsidRPr="00CB08FA" w:rsidRDefault="00EA7568">
            <w:pPr>
              <w:rPr>
                <w:sz w:val="24"/>
                <w:szCs w:val="24"/>
              </w:rPr>
            </w:pPr>
            <w:r w:rsidRPr="00CB08FA">
              <w:rPr>
                <w:sz w:val="24"/>
                <w:szCs w:val="24"/>
              </w:rPr>
              <w:t>Use Case name</w:t>
            </w:r>
          </w:p>
        </w:tc>
        <w:tc>
          <w:tcPr>
            <w:tcW w:w="7095" w:type="dxa"/>
          </w:tcPr>
          <w:p w14:paraId="23C0428A" w14:textId="036DDE25" w:rsidR="00EA7568" w:rsidRPr="00CB08FA" w:rsidRDefault="00EA7568">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Registration</w:t>
            </w:r>
          </w:p>
        </w:tc>
      </w:tr>
      <w:tr w:rsidR="00EA7568" w:rsidRPr="00CB08FA" w14:paraId="37488FDC" w14:textId="77777777" w:rsidTr="00CA49C3">
        <w:trPr>
          <w:trHeight w:val="251"/>
        </w:trPr>
        <w:tc>
          <w:tcPr>
            <w:cnfStyle w:val="001000000000" w:firstRow="0" w:lastRow="0" w:firstColumn="1" w:lastColumn="0" w:oddVBand="0" w:evenVBand="0" w:oddHBand="0" w:evenHBand="0" w:firstRowFirstColumn="0" w:firstRowLastColumn="0" w:lastRowFirstColumn="0" w:lastRowLastColumn="0"/>
            <w:tcW w:w="2242" w:type="dxa"/>
          </w:tcPr>
          <w:p w14:paraId="2F745203" w14:textId="5867EE65" w:rsidR="00EA7568" w:rsidRPr="00CB08FA" w:rsidRDefault="00EA7568">
            <w:pPr>
              <w:rPr>
                <w:sz w:val="24"/>
                <w:szCs w:val="24"/>
              </w:rPr>
            </w:pPr>
            <w:r w:rsidRPr="00CB08FA">
              <w:rPr>
                <w:sz w:val="24"/>
                <w:szCs w:val="24"/>
              </w:rPr>
              <w:t>Actors</w:t>
            </w:r>
          </w:p>
        </w:tc>
        <w:tc>
          <w:tcPr>
            <w:tcW w:w="7095" w:type="dxa"/>
          </w:tcPr>
          <w:p w14:paraId="1C7B0A58" w14:textId="3FE0C6EC" w:rsidR="00EA7568" w:rsidRPr="00CB08FA" w:rsidRDefault="00EA7568" w:rsidP="00EA7568">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Normal user, Deaf user</w:t>
            </w:r>
            <w:r w:rsidR="00FF5805" w:rsidRPr="00CB08FA">
              <w:rPr>
                <w:sz w:val="24"/>
                <w:szCs w:val="24"/>
              </w:rPr>
              <w:t>, Guest</w:t>
            </w:r>
            <w:r w:rsidRPr="00CB08FA">
              <w:rPr>
                <w:sz w:val="24"/>
                <w:szCs w:val="24"/>
              </w:rPr>
              <w:t>.</w:t>
            </w:r>
          </w:p>
        </w:tc>
      </w:tr>
      <w:tr w:rsidR="00EA7568" w:rsidRPr="00CB08FA" w14:paraId="323E7303" w14:textId="77777777" w:rsidTr="00CA49C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42" w:type="dxa"/>
          </w:tcPr>
          <w:p w14:paraId="75C3C61B" w14:textId="6BF23F01" w:rsidR="00EA7568" w:rsidRPr="00CB08FA" w:rsidRDefault="00EA7568">
            <w:pPr>
              <w:rPr>
                <w:sz w:val="24"/>
                <w:szCs w:val="24"/>
              </w:rPr>
            </w:pPr>
            <w:r w:rsidRPr="00CB08FA">
              <w:rPr>
                <w:sz w:val="24"/>
                <w:szCs w:val="24"/>
              </w:rPr>
              <w:t>Preconditions</w:t>
            </w:r>
          </w:p>
        </w:tc>
        <w:tc>
          <w:tcPr>
            <w:tcW w:w="7095" w:type="dxa"/>
          </w:tcPr>
          <w:p w14:paraId="7293FC2E" w14:textId="291C8CA0" w:rsidR="00EA7568" w:rsidRPr="00CB08FA" w:rsidRDefault="00EA7568">
            <w:pPr>
              <w:cnfStyle w:val="000000100000" w:firstRow="0" w:lastRow="0" w:firstColumn="0" w:lastColumn="0" w:oddVBand="0" w:evenVBand="0" w:oddHBand="1" w:evenHBand="0" w:firstRowFirstColumn="0" w:firstRowLastColumn="0" w:lastRowFirstColumn="0" w:lastRowLastColumn="0"/>
              <w:rPr>
                <w:sz w:val="24"/>
                <w:szCs w:val="24"/>
                <w:rtl/>
                <w:lang w:bidi="ar-EG"/>
              </w:rPr>
            </w:pPr>
            <w:r w:rsidRPr="00CB08FA">
              <w:rPr>
                <w:sz w:val="24"/>
                <w:szCs w:val="24"/>
                <w:lang w:bidi="ar-EG"/>
              </w:rPr>
              <w:t>None.</w:t>
            </w:r>
          </w:p>
        </w:tc>
      </w:tr>
      <w:tr w:rsidR="00EA7568" w:rsidRPr="00CB08FA" w14:paraId="6D196FBC" w14:textId="77777777" w:rsidTr="00CA49C3">
        <w:trPr>
          <w:trHeight w:val="971"/>
        </w:trPr>
        <w:tc>
          <w:tcPr>
            <w:cnfStyle w:val="001000000000" w:firstRow="0" w:lastRow="0" w:firstColumn="1" w:lastColumn="0" w:oddVBand="0" w:evenVBand="0" w:oddHBand="0" w:evenHBand="0" w:firstRowFirstColumn="0" w:firstRowLastColumn="0" w:lastRowFirstColumn="0" w:lastRowLastColumn="0"/>
            <w:tcW w:w="2242" w:type="dxa"/>
          </w:tcPr>
          <w:p w14:paraId="20CF0F23" w14:textId="7CD50E63" w:rsidR="00EA7568" w:rsidRPr="00CB08FA" w:rsidRDefault="00EA7568">
            <w:pPr>
              <w:rPr>
                <w:sz w:val="24"/>
                <w:szCs w:val="24"/>
              </w:rPr>
            </w:pPr>
            <w:r w:rsidRPr="00CB08FA">
              <w:rPr>
                <w:sz w:val="24"/>
                <w:szCs w:val="24"/>
              </w:rPr>
              <w:t xml:space="preserve">Normal Flow </w:t>
            </w:r>
          </w:p>
        </w:tc>
        <w:tc>
          <w:tcPr>
            <w:tcW w:w="7095" w:type="dxa"/>
          </w:tcPr>
          <w:p w14:paraId="5BB38290" w14:textId="399BB099" w:rsidR="00EA7568" w:rsidRPr="00CB08FA" w:rsidRDefault="00357DA5" w:rsidP="00172B4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 xml:space="preserve">User </w:t>
            </w:r>
            <w:r w:rsidR="00172B46" w:rsidRPr="00CB08FA">
              <w:rPr>
                <w:sz w:val="24"/>
                <w:szCs w:val="24"/>
              </w:rPr>
              <w:t>click</w:t>
            </w:r>
            <w:r w:rsidRPr="00CB08FA">
              <w:rPr>
                <w:sz w:val="24"/>
                <w:szCs w:val="24"/>
              </w:rPr>
              <w:t>s</w:t>
            </w:r>
            <w:r w:rsidR="00172B46" w:rsidRPr="00CB08FA">
              <w:rPr>
                <w:sz w:val="24"/>
                <w:szCs w:val="24"/>
              </w:rPr>
              <w:t xml:space="preserve"> on Sing Up button. </w:t>
            </w:r>
          </w:p>
          <w:p w14:paraId="75A9110D" w14:textId="7A3EC2E8" w:rsidR="00172B46" w:rsidRPr="00CB08FA" w:rsidRDefault="00172B46" w:rsidP="00172B4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User fill</w:t>
            </w:r>
            <w:r w:rsidR="00357DA5" w:rsidRPr="00CB08FA">
              <w:rPr>
                <w:sz w:val="24"/>
                <w:szCs w:val="24"/>
              </w:rPr>
              <w:t>s in</w:t>
            </w:r>
            <w:r w:rsidRPr="00CB08FA">
              <w:rPr>
                <w:sz w:val="24"/>
                <w:szCs w:val="24"/>
              </w:rPr>
              <w:t xml:space="preserve"> his/her information. </w:t>
            </w:r>
          </w:p>
          <w:p w14:paraId="713356E6" w14:textId="71FC7482" w:rsidR="5D6CE694" w:rsidRPr="00CB08FA" w:rsidRDefault="5DA96F0C" w:rsidP="5D6CE69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Users</w:t>
            </w:r>
            <w:r w:rsidR="29E50898" w:rsidRPr="00CB08FA">
              <w:rPr>
                <w:sz w:val="24"/>
                <w:szCs w:val="24"/>
              </w:rPr>
              <w:t xml:space="preserve"> </w:t>
            </w:r>
            <w:r w:rsidR="64B21D23" w:rsidRPr="00CB08FA">
              <w:rPr>
                <w:sz w:val="24"/>
                <w:szCs w:val="24"/>
              </w:rPr>
              <w:t xml:space="preserve">receive </w:t>
            </w:r>
            <w:r w:rsidR="29E50898" w:rsidRPr="00CB08FA">
              <w:rPr>
                <w:sz w:val="24"/>
                <w:szCs w:val="24"/>
              </w:rPr>
              <w:t>confirmation E-mail</w:t>
            </w:r>
            <w:r w:rsidR="00D61830" w:rsidRPr="00CB08FA">
              <w:rPr>
                <w:sz w:val="24"/>
                <w:szCs w:val="24"/>
              </w:rPr>
              <w:t>.</w:t>
            </w:r>
          </w:p>
          <w:p w14:paraId="42846B69" w14:textId="4074EF4C" w:rsidR="00172B46" w:rsidRPr="00CB08FA" w:rsidRDefault="00172B46" w:rsidP="00172B4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 xml:space="preserve">The system </w:t>
            </w:r>
            <w:r w:rsidR="00357DA5" w:rsidRPr="00CB08FA">
              <w:rPr>
                <w:sz w:val="24"/>
                <w:szCs w:val="24"/>
              </w:rPr>
              <w:t>displays</w:t>
            </w:r>
            <w:r w:rsidRPr="00CB08FA">
              <w:rPr>
                <w:sz w:val="24"/>
                <w:szCs w:val="24"/>
              </w:rPr>
              <w:t xml:space="preserve"> the </w:t>
            </w:r>
            <w:r w:rsidR="00357DA5" w:rsidRPr="00CB08FA">
              <w:rPr>
                <w:sz w:val="24"/>
                <w:szCs w:val="24"/>
              </w:rPr>
              <w:t xml:space="preserve">Sign </w:t>
            </w:r>
            <w:r w:rsidRPr="00CB08FA">
              <w:rPr>
                <w:sz w:val="24"/>
                <w:szCs w:val="24"/>
              </w:rPr>
              <w:t>Translation page.</w:t>
            </w:r>
          </w:p>
        </w:tc>
      </w:tr>
      <w:tr w:rsidR="00EA7568" w:rsidRPr="00CB08FA" w14:paraId="2FE77654" w14:textId="77777777" w:rsidTr="00CA49C3">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242" w:type="dxa"/>
          </w:tcPr>
          <w:p w14:paraId="03E08247" w14:textId="1495F623" w:rsidR="00EA7568" w:rsidRPr="00CB08FA" w:rsidRDefault="00EA7568" w:rsidP="00EA7568">
            <w:pPr>
              <w:rPr>
                <w:sz w:val="24"/>
                <w:szCs w:val="24"/>
              </w:rPr>
            </w:pPr>
            <w:r w:rsidRPr="00CB08FA">
              <w:rPr>
                <w:sz w:val="24"/>
                <w:szCs w:val="24"/>
              </w:rPr>
              <w:t>Post conditions</w:t>
            </w:r>
          </w:p>
        </w:tc>
        <w:tc>
          <w:tcPr>
            <w:tcW w:w="7095" w:type="dxa"/>
          </w:tcPr>
          <w:p w14:paraId="0BAF1730" w14:textId="04857914" w:rsidR="00172B46" w:rsidRPr="00B01953" w:rsidRDefault="00172B46" w:rsidP="00B01953">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4"/>
                <w:szCs w:val="24"/>
              </w:rPr>
            </w:pPr>
            <w:r w:rsidRPr="00B01953">
              <w:rPr>
                <w:sz w:val="24"/>
                <w:szCs w:val="24"/>
              </w:rPr>
              <w:t xml:space="preserve">Open </w:t>
            </w:r>
            <w:r w:rsidR="00305C11" w:rsidRPr="00B01953">
              <w:rPr>
                <w:sz w:val="24"/>
                <w:szCs w:val="24"/>
              </w:rPr>
              <w:t>Home</w:t>
            </w:r>
            <w:r w:rsidRPr="00B01953">
              <w:rPr>
                <w:sz w:val="24"/>
                <w:szCs w:val="24"/>
              </w:rPr>
              <w:t xml:space="preserve"> page </w:t>
            </w:r>
          </w:p>
          <w:p w14:paraId="56F27E63" w14:textId="712DF8CF" w:rsidR="00EA7568" w:rsidRPr="00CB08FA" w:rsidRDefault="00172B46" w:rsidP="00172B46">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The user’s details are stored in the database.</w:t>
            </w:r>
          </w:p>
        </w:tc>
      </w:tr>
      <w:tr w:rsidR="00EA7568" w:rsidRPr="00CB08FA" w14:paraId="719BAA0A" w14:textId="77777777" w:rsidTr="00CA49C3">
        <w:trPr>
          <w:trHeight w:val="240"/>
        </w:trPr>
        <w:tc>
          <w:tcPr>
            <w:cnfStyle w:val="001000000000" w:firstRow="0" w:lastRow="0" w:firstColumn="1" w:lastColumn="0" w:oddVBand="0" w:evenVBand="0" w:oddHBand="0" w:evenHBand="0" w:firstRowFirstColumn="0" w:firstRowLastColumn="0" w:lastRowFirstColumn="0" w:lastRowLastColumn="0"/>
            <w:tcW w:w="2242" w:type="dxa"/>
          </w:tcPr>
          <w:p w14:paraId="5DB3509A" w14:textId="349DC359" w:rsidR="00EA7568" w:rsidRPr="00CB08FA" w:rsidRDefault="00172B46" w:rsidP="00EA7568">
            <w:pPr>
              <w:rPr>
                <w:sz w:val="24"/>
                <w:szCs w:val="24"/>
              </w:rPr>
            </w:pPr>
            <w:r w:rsidRPr="00CB08FA">
              <w:rPr>
                <w:sz w:val="24"/>
                <w:szCs w:val="24"/>
              </w:rPr>
              <w:t>Alternative Flow</w:t>
            </w:r>
          </w:p>
        </w:tc>
        <w:tc>
          <w:tcPr>
            <w:tcW w:w="7095" w:type="dxa"/>
          </w:tcPr>
          <w:p w14:paraId="432806DA" w14:textId="1932B8D1" w:rsidR="00EA7568" w:rsidRPr="00CB08FA" w:rsidRDefault="00357DA5" w:rsidP="00EA7568">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The information already exists.</w:t>
            </w:r>
          </w:p>
        </w:tc>
      </w:tr>
    </w:tbl>
    <w:p w14:paraId="023132FE" w14:textId="1E97F220" w:rsidR="00EA7568" w:rsidRPr="00CB08FA" w:rsidRDefault="00EA7568">
      <w:pPr>
        <w:rPr>
          <w:sz w:val="24"/>
          <w:szCs w:val="24"/>
        </w:rPr>
      </w:pPr>
    </w:p>
    <w:tbl>
      <w:tblPr>
        <w:tblStyle w:val="GridTable5Dark-Accent5"/>
        <w:tblW w:w="0" w:type="auto"/>
        <w:tblLook w:val="04A0" w:firstRow="1" w:lastRow="0" w:firstColumn="1" w:lastColumn="0" w:noHBand="0" w:noVBand="1"/>
      </w:tblPr>
      <w:tblGrid>
        <w:gridCol w:w="2245"/>
        <w:gridCol w:w="7105"/>
      </w:tblGrid>
      <w:tr w:rsidR="003472D5" w:rsidRPr="00CB08FA" w14:paraId="4359C2E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87A3003" w14:textId="77777777" w:rsidR="003472D5" w:rsidRPr="00CB08FA" w:rsidRDefault="003472D5">
            <w:pPr>
              <w:tabs>
                <w:tab w:val="right" w:pos="2029"/>
              </w:tabs>
              <w:rPr>
                <w:sz w:val="24"/>
                <w:szCs w:val="24"/>
              </w:rPr>
            </w:pPr>
            <w:r w:rsidRPr="00CB08FA">
              <w:rPr>
                <w:sz w:val="24"/>
                <w:szCs w:val="24"/>
              </w:rPr>
              <w:t>Use Case ID</w:t>
            </w:r>
          </w:p>
        </w:tc>
        <w:tc>
          <w:tcPr>
            <w:tcW w:w="7105" w:type="dxa"/>
          </w:tcPr>
          <w:p w14:paraId="4290AD6B" w14:textId="143F5A80" w:rsidR="003472D5" w:rsidRPr="00CB08FA" w:rsidRDefault="003472D5">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2</w:t>
            </w:r>
          </w:p>
        </w:tc>
      </w:tr>
      <w:tr w:rsidR="003472D5" w:rsidRPr="00CB08FA" w14:paraId="3D3429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596FA5F" w14:textId="77777777" w:rsidR="003472D5" w:rsidRPr="00CB08FA" w:rsidRDefault="003472D5">
            <w:pPr>
              <w:rPr>
                <w:sz w:val="24"/>
                <w:szCs w:val="24"/>
              </w:rPr>
            </w:pPr>
            <w:r w:rsidRPr="00CB08FA">
              <w:rPr>
                <w:sz w:val="24"/>
                <w:szCs w:val="24"/>
              </w:rPr>
              <w:t>Use Case name</w:t>
            </w:r>
          </w:p>
        </w:tc>
        <w:tc>
          <w:tcPr>
            <w:tcW w:w="7105" w:type="dxa"/>
          </w:tcPr>
          <w:p w14:paraId="6C100246" w14:textId="156483BB" w:rsidR="003472D5" w:rsidRPr="00CB08FA" w:rsidRDefault="00B26737">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L</w:t>
            </w:r>
            <w:r w:rsidR="00E65B0A" w:rsidRPr="00CB08FA">
              <w:rPr>
                <w:sz w:val="24"/>
                <w:szCs w:val="24"/>
              </w:rPr>
              <w:t>ogin</w:t>
            </w:r>
          </w:p>
        </w:tc>
      </w:tr>
      <w:tr w:rsidR="003472D5" w:rsidRPr="00CB08FA" w14:paraId="5D704BD8" w14:textId="77777777">
        <w:tc>
          <w:tcPr>
            <w:cnfStyle w:val="001000000000" w:firstRow="0" w:lastRow="0" w:firstColumn="1" w:lastColumn="0" w:oddVBand="0" w:evenVBand="0" w:oddHBand="0" w:evenHBand="0" w:firstRowFirstColumn="0" w:firstRowLastColumn="0" w:lastRowFirstColumn="0" w:lastRowLastColumn="0"/>
            <w:tcW w:w="2245" w:type="dxa"/>
          </w:tcPr>
          <w:p w14:paraId="152D8BB6" w14:textId="77777777" w:rsidR="003472D5" w:rsidRPr="00CB08FA" w:rsidRDefault="003472D5">
            <w:pPr>
              <w:rPr>
                <w:sz w:val="24"/>
                <w:szCs w:val="24"/>
              </w:rPr>
            </w:pPr>
            <w:r w:rsidRPr="00CB08FA">
              <w:rPr>
                <w:sz w:val="24"/>
                <w:szCs w:val="24"/>
              </w:rPr>
              <w:t>Actors</w:t>
            </w:r>
          </w:p>
        </w:tc>
        <w:tc>
          <w:tcPr>
            <w:tcW w:w="7105" w:type="dxa"/>
          </w:tcPr>
          <w:p w14:paraId="0F557B85" w14:textId="1D300190" w:rsidR="003472D5" w:rsidRPr="00CB08FA" w:rsidRDefault="001D4460">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Admin</w:t>
            </w:r>
            <w:r w:rsidR="00446E79" w:rsidRPr="00CB08FA">
              <w:rPr>
                <w:sz w:val="24"/>
                <w:szCs w:val="24"/>
              </w:rPr>
              <w:t>,</w:t>
            </w:r>
            <w:r w:rsidR="00E4094B" w:rsidRPr="00CB08FA">
              <w:rPr>
                <w:sz w:val="24"/>
                <w:szCs w:val="24"/>
              </w:rPr>
              <w:t xml:space="preserve"> No</w:t>
            </w:r>
            <w:r w:rsidR="004F22DD" w:rsidRPr="00CB08FA">
              <w:rPr>
                <w:sz w:val="24"/>
                <w:szCs w:val="24"/>
              </w:rPr>
              <w:t>rmal</w:t>
            </w:r>
            <w:r w:rsidR="00511CFB" w:rsidRPr="00CB08FA">
              <w:rPr>
                <w:sz w:val="24"/>
                <w:szCs w:val="24"/>
              </w:rPr>
              <w:t xml:space="preserve"> User</w:t>
            </w:r>
            <w:r w:rsidR="0093184A" w:rsidRPr="00CB08FA">
              <w:rPr>
                <w:sz w:val="24"/>
                <w:szCs w:val="24"/>
              </w:rPr>
              <w:t>, Deaf User</w:t>
            </w:r>
            <w:r w:rsidR="003B0A9F" w:rsidRPr="00CB08FA">
              <w:rPr>
                <w:sz w:val="24"/>
                <w:szCs w:val="24"/>
              </w:rPr>
              <w:t>.</w:t>
            </w:r>
          </w:p>
        </w:tc>
      </w:tr>
      <w:tr w:rsidR="003472D5" w:rsidRPr="00CB08FA" w14:paraId="2A21BA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81A95F4" w14:textId="77777777" w:rsidR="003472D5" w:rsidRPr="00CB08FA" w:rsidRDefault="003472D5">
            <w:pPr>
              <w:rPr>
                <w:sz w:val="24"/>
                <w:szCs w:val="24"/>
              </w:rPr>
            </w:pPr>
            <w:r w:rsidRPr="00CB08FA">
              <w:rPr>
                <w:sz w:val="24"/>
                <w:szCs w:val="24"/>
              </w:rPr>
              <w:t>Preconditions</w:t>
            </w:r>
          </w:p>
        </w:tc>
        <w:tc>
          <w:tcPr>
            <w:tcW w:w="7105" w:type="dxa"/>
          </w:tcPr>
          <w:p w14:paraId="6EF78E79" w14:textId="5D1F8A83" w:rsidR="003472D5" w:rsidRPr="00CB08FA" w:rsidRDefault="00982D7C">
            <w:pPr>
              <w:cnfStyle w:val="000000100000" w:firstRow="0" w:lastRow="0" w:firstColumn="0" w:lastColumn="0" w:oddVBand="0" w:evenVBand="0" w:oddHBand="1" w:evenHBand="0" w:firstRowFirstColumn="0" w:firstRowLastColumn="0" w:lastRowFirstColumn="0" w:lastRowLastColumn="0"/>
              <w:rPr>
                <w:sz w:val="24"/>
                <w:szCs w:val="24"/>
                <w:rtl/>
                <w:lang w:bidi="ar-EG"/>
              </w:rPr>
            </w:pPr>
            <w:r w:rsidRPr="00CB08FA">
              <w:rPr>
                <w:sz w:val="24"/>
                <w:szCs w:val="24"/>
              </w:rPr>
              <w:t>Admin, Normal User</w:t>
            </w:r>
            <w:r w:rsidR="005629EB" w:rsidRPr="00CB08FA">
              <w:rPr>
                <w:sz w:val="24"/>
                <w:szCs w:val="24"/>
              </w:rPr>
              <w:t xml:space="preserve"> and</w:t>
            </w:r>
            <w:r w:rsidRPr="00CB08FA">
              <w:rPr>
                <w:sz w:val="24"/>
                <w:szCs w:val="24"/>
              </w:rPr>
              <w:t xml:space="preserve"> Deaf User</w:t>
            </w:r>
            <w:r w:rsidR="005629EB" w:rsidRPr="00CB08FA">
              <w:rPr>
                <w:sz w:val="24"/>
                <w:szCs w:val="24"/>
              </w:rPr>
              <w:t xml:space="preserve"> </w:t>
            </w:r>
            <w:r w:rsidR="00385D61" w:rsidRPr="00CB08FA">
              <w:rPr>
                <w:sz w:val="24"/>
                <w:szCs w:val="24"/>
              </w:rPr>
              <w:t>need to complete the registration process.</w:t>
            </w:r>
          </w:p>
        </w:tc>
      </w:tr>
      <w:tr w:rsidR="003472D5" w:rsidRPr="00CB08FA" w14:paraId="4347201B" w14:textId="77777777">
        <w:tc>
          <w:tcPr>
            <w:cnfStyle w:val="001000000000" w:firstRow="0" w:lastRow="0" w:firstColumn="1" w:lastColumn="0" w:oddVBand="0" w:evenVBand="0" w:oddHBand="0" w:evenHBand="0" w:firstRowFirstColumn="0" w:firstRowLastColumn="0" w:lastRowFirstColumn="0" w:lastRowLastColumn="0"/>
            <w:tcW w:w="2245" w:type="dxa"/>
          </w:tcPr>
          <w:p w14:paraId="6AF06B39" w14:textId="77777777" w:rsidR="003472D5" w:rsidRPr="00CB08FA" w:rsidRDefault="003472D5">
            <w:pPr>
              <w:rPr>
                <w:sz w:val="24"/>
                <w:szCs w:val="24"/>
              </w:rPr>
            </w:pPr>
            <w:r w:rsidRPr="00CB08FA">
              <w:rPr>
                <w:sz w:val="24"/>
                <w:szCs w:val="24"/>
              </w:rPr>
              <w:t xml:space="preserve">Normal Flow </w:t>
            </w:r>
          </w:p>
        </w:tc>
        <w:tc>
          <w:tcPr>
            <w:tcW w:w="7105" w:type="dxa"/>
          </w:tcPr>
          <w:p w14:paraId="30AE7C43" w14:textId="322109E1" w:rsidR="00982D7C" w:rsidRPr="00715B1A" w:rsidRDefault="00872FA6" w:rsidP="00C43D13">
            <w:pPr>
              <w:pStyle w:val="ListParagraph"/>
              <w:numPr>
                <w:ilvl w:val="0"/>
                <w:numId w:val="64"/>
              </w:numPr>
              <w:cnfStyle w:val="000000000000" w:firstRow="0" w:lastRow="0" w:firstColumn="0" w:lastColumn="0" w:oddVBand="0" w:evenVBand="0" w:oddHBand="0" w:evenHBand="0" w:firstRowFirstColumn="0" w:firstRowLastColumn="0" w:lastRowFirstColumn="0" w:lastRowLastColumn="0"/>
              <w:rPr>
                <w:sz w:val="24"/>
                <w:szCs w:val="24"/>
              </w:rPr>
            </w:pPr>
            <w:r w:rsidRPr="00715B1A">
              <w:rPr>
                <w:sz w:val="24"/>
                <w:szCs w:val="24"/>
              </w:rPr>
              <w:t>Insert Username</w:t>
            </w:r>
            <w:r w:rsidR="006F4531" w:rsidRPr="00715B1A">
              <w:rPr>
                <w:sz w:val="24"/>
                <w:szCs w:val="24"/>
              </w:rPr>
              <w:t>.</w:t>
            </w:r>
          </w:p>
          <w:p w14:paraId="2B2EA771" w14:textId="57828778" w:rsidR="006F4531" w:rsidRPr="00715B1A" w:rsidRDefault="00236CAD" w:rsidP="00C43D13">
            <w:pPr>
              <w:pStyle w:val="ListParagraph"/>
              <w:numPr>
                <w:ilvl w:val="0"/>
                <w:numId w:val="64"/>
              </w:numPr>
              <w:cnfStyle w:val="000000000000" w:firstRow="0" w:lastRow="0" w:firstColumn="0" w:lastColumn="0" w:oddVBand="0" w:evenVBand="0" w:oddHBand="0" w:evenHBand="0" w:firstRowFirstColumn="0" w:firstRowLastColumn="0" w:lastRowFirstColumn="0" w:lastRowLastColumn="0"/>
              <w:rPr>
                <w:sz w:val="24"/>
                <w:szCs w:val="24"/>
              </w:rPr>
            </w:pPr>
            <w:r w:rsidRPr="00715B1A">
              <w:rPr>
                <w:sz w:val="24"/>
                <w:szCs w:val="24"/>
              </w:rPr>
              <w:t>Insert Password.</w:t>
            </w:r>
          </w:p>
          <w:p w14:paraId="42293E48" w14:textId="54833A97" w:rsidR="003472D5" w:rsidRPr="00715B1A" w:rsidRDefault="00E65D03" w:rsidP="00C43D13">
            <w:pPr>
              <w:pStyle w:val="ListParagraph"/>
              <w:numPr>
                <w:ilvl w:val="0"/>
                <w:numId w:val="64"/>
              </w:numPr>
              <w:cnfStyle w:val="000000000000" w:firstRow="0" w:lastRow="0" w:firstColumn="0" w:lastColumn="0" w:oddVBand="0" w:evenVBand="0" w:oddHBand="0" w:evenHBand="0" w:firstRowFirstColumn="0" w:firstRowLastColumn="0" w:lastRowFirstColumn="0" w:lastRowLastColumn="0"/>
              <w:rPr>
                <w:sz w:val="24"/>
                <w:szCs w:val="24"/>
              </w:rPr>
            </w:pPr>
            <w:r w:rsidRPr="00715B1A">
              <w:rPr>
                <w:sz w:val="24"/>
                <w:szCs w:val="24"/>
              </w:rPr>
              <w:t>Login</w:t>
            </w:r>
            <w:r w:rsidR="00E84031" w:rsidRPr="00715B1A">
              <w:rPr>
                <w:sz w:val="24"/>
                <w:szCs w:val="24"/>
              </w:rPr>
              <w:t>.</w:t>
            </w:r>
          </w:p>
        </w:tc>
      </w:tr>
      <w:tr w:rsidR="003472D5" w:rsidRPr="00CB08FA" w14:paraId="6BC424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AA77E62" w14:textId="77777777" w:rsidR="003472D5" w:rsidRPr="00CB08FA" w:rsidRDefault="003472D5">
            <w:pPr>
              <w:rPr>
                <w:sz w:val="24"/>
                <w:szCs w:val="24"/>
              </w:rPr>
            </w:pPr>
            <w:r w:rsidRPr="00CB08FA">
              <w:rPr>
                <w:sz w:val="24"/>
                <w:szCs w:val="24"/>
              </w:rPr>
              <w:t>Post conditions</w:t>
            </w:r>
          </w:p>
        </w:tc>
        <w:tc>
          <w:tcPr>
            <w:tcW w:w="7105" w:type="dxa"/>
          </w:tcPr>
          <w:p w14:paraId="1D33EAD1" w14:textId="3D6E43C8" w:rsidR="003472D5" w:rsidRPr="00CB08FA" w:rsidRDefault="00580E43" w:rsidP="003472D5">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Login Success</w:t>
            </w:r>
            <w:r w:rsidR="00F85090" w:rsidRPr="00CB08FA">
              <w:rPr>
                <w:sz w:val="24"/>
                <w:szCs w:val="24"/>
              </w:rPr>
              <w:t>fully.</w:t>
            </w:r>
          </w:p>
        </w:tc>
      </w:tr>
      <w:tr w:rsidR="003472D5" w:rsidRPr="00CB08FA" w14:paraId="772CE636" w14:textId="77777777">
        <w:tc>
          <w:tcPr>
            <w:cnfStyle w:val="001000000000" w:firstRow="0" w:lastRow="0" w:firstColumn="1" w:lastColumn="0" w:oddVBand="0" w:evenVBand="0" w:oddHBand="0" w:evenHBand="0" w:firstRowFirstColumn="0" w:firstRowLastColumn="0" w:lastRowFirstColumn="0" w:lastRowLastColumn="0"/>
            <w:tcW w:w="2245" w:type="dxa"/>
          </w:tcPr>
          <w:p w14:paraId="5EAC9A6D" w14:textId="77777777" w:rsidR="003472D5" w:rsidRPr="00CB08FA" w:rsidRDefault="003472D5">
            <w:pPr>
              <w:rPr>
                <w:sz w:val="24"/>
                <w:szCs w:val="24"/>
              </w:rPr>
            </w:pPr>
            <w:r w:rsidRPr="00CB08FA">
              <w:rPr>
                <w:sz w:val="24"/>
                <w:szCs w:val="24"/>
              </w:rPr>
              <w:t>Alternative Flow</w:t>
            </w:r>
          </w:p>
        </w:tc>
        <w:tc>
          <w:tcPr>
            <w:tcW w:w="7105" w:type="dxa"/>
          </w:tcPr>
          <w:p w14:paraId="777EB707" w14:textId="54DFDBCB" w:rsidR="00982D7C" w:rsidRPr="00715B1A" w:rsidRDefault="007F3D86" w:rsidP="00C43D13">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sidRPr="00715B1A">
              <w:rPr>
                <w:sz w:val="24"/>
                <w:szCs w:val="24"/>
              </w:rPr>
              <w:t>Insert the Incorrect</w:t>
            </w:r>
            <w:r w:rsidR="000A7B04" w:rsidRPr="00715B1A">
              <w:rPr>
                <w:sz w:val="24"/>
                <w:szCs w:val="24"/>
              </w:rPr>
              <w:t xml:space="preserve"> Username</w:t>
            </w:r>
            <w:r w:rsidR="00466CF9" w:rsidRPr="00715B1A">
              <w:rPr>
                <w:sz w:val="24"/>
                <w:szCs w:val="24"/>
              </w:rPr>
              <w:t>.</w:t>
            </w:r>
          </w:p>
          <w:p w14:paraId="1EAD3DE9" w14:textId="33E74C07" w:rsidR="003472D5" w:rsidRPr="00715B1A" w:rsidRDefault="00466CF9" w:rsidP="00C43D13">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sidRPr="00715B1A">
              <w:rPr>
                <w:sz w:val="24"/>
                <w:szCs w:val="24"/>
              </w:rPr>
              <w:t>Insert the Incorr</w:t>
            </w:r>
            <w:r w:rsidR="007963E6" w:rsidRPr="00715B1A">
              <w:rPr>
                <w:sz w:val="24"/>
                <w:szCs w:val="24"/>
              </w:rPr>
              <w:t>ect Password.</w:t>
            </w:r>
          </w:p>
        </w:tc>
      </w:tr>
    </w:tbl>
    <w:p w14:paraId="17A538A1" w14:textId="77777777" w:rsidR="003472D5" w:rsidRPr="00CB08FA" w:rsidRDefault="003472D5">
      <w:pPr>
        <w:rPr>
          <w:sz w:val="24"/>
          <w:szCs w:val="24"/>
        </w:rPr>
      </w:pPr>
    </w:p>
    <w:tbl>
      <w:tblPr>
        <w:tblStyle w:val="GridTable5Dark-Accent5"/>
        <w:tblW w:w="0" w:type="auto"/>
        <w:tblLook w:val="04A0" w:firstRow="1" w:lastRow="0" w:firstColumn="1" w:lastColumn="0" w:noHBand="0" w:noVBand="1"/>
      </w:tblPr>
      <w:tblGrid>
        <w:gridCol w:w="2245"/>
        <w:gridCol w:w="7105"/>
      </w:tblGrid>
      <w:tr w:rsidR="003472D5" w:rsidRPr="00CB08FA" w14:paraId="3727987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ED59A30" w14:textId="77777777" w:rsidR="003472D5" w:rsidRPr="00CB08FA" w:rsidRDefault="003472D5">
            <w:pPr>
              <w:tabs>
                <w:tab w:val="right" w:pos="2029"/>
              </w:tabs>
              <w:rPr>
                <w:sz w:val="24"/>
                <w:szCs w:val="24"/>
              </w:rPr>
            </w:pPr>
            <w:r w:rsidRPr="00CB08FA">
              <w:rPr>
                <w:sz w:val="24"/>
                <w:szCs w:val="24"/>
              </w:rPr>
              <w:t>Use Case ID</w:t>
            </w:r>
          </w:p>
        </w:tc>
        <w:tc>
          <w:tcPr>
            <w:tcW w:w="7105" w:type="dxa"/>
          </w:tcPr>
          <w:p w14:paraId="0388EE38" w14:textId="5D7F9519" w:rsidR="003472D5" w:rsidRPr="00CB08FA" w:rsidRDefault="003472D5">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3</w:t>
            </w:r>
          </w:p>
        </w:tc>
      </w:tr>
      <w:tr w:rsidR="003472D5" w:rsidRPr="00CB08FA" w14:paraId="61298D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10B09A" w14:textId="77777777" w:rsidR="003472D5" w:rsidRPr="00CB08FA" w:rsidRDefault="003472D5">
            <w:pPr>
              <w:rPr>
                <w:sz w:val="24"/>
                <w:szCs w:val="24"/>
              </w:rPr>
            </w:pPr>
            <w:r w:rsidRPr="00CB08FA">
              <w:rPr>
                <w:sz w:val="24"/>
                <w:szCs w:val="24"/>
              </w:rPr>
              <w:t>Use Case name</w:t>
            </w:r>
          </w:p>
        </w:tc>
        <w:tc>
          <w:tcPr>
            <w:tcW w:w="7105" w:type="dxa"/>
          </w:tcPr>
          <w:p w14:paraId="6C53AD3A" w14:textId="1B103605" w:rsidR="003472D5" w:rsidRPr="00CB08FA" w:rsidRDefault="006B51D6">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Re</w:t>
            </w:r>
            <w:r w:rsidR="00920A2B" w:rsidRPr="00CB08FA">
              <w:rPr>
                <w:sz w:val="24"/>
                <w:szCs w:val="24"/>
              </w:rPr>
              <w:t>set Password</w:t>
            </w:r>
          </w:p>
        </w:tc>
      </w:tr>
      <w:tr w:rsidR="003472D5" w:rsidRPr="00CB08FA" w14:paraId="5A13EB77" w14:textId="77777777">
        <w:tc>
          <w:tcPr>
            <w:cnfStyle w:val="001000000000" w:firstRow="0" w:lastRow="0" w:firstColumn="1" w:lastColumn="0" w:oddVBand="0" w:evenVBand="0" w:oddHBand="0" w:evenHBand="0" w:firstRowFirstColumn="0" w:firstRowLastColumn="0" w:lastRowFirstColumn="0" w:lastRowLastColumn="0"/>
            <w:tcW w:w="2245" w:type="dxa"/>
          </w:tcPr>
          <w:p w14:paraId="12260BB2" w14:textId="77777777" w:rsidR="003472D5" w:rsidRPr="00CB08FA" w:rsidRDefault="003472D5">
            <w:pPr>
              <w:rPr>
                <w:sz w:val="24"/>
                <w:szCs w:val="24"/>
              </w:rPr>
            </w:pPr>
            <w:r w:rsidRPr="00CB08FA">
              <w:rPr>
                <w:sz w:val="24"/>
                <w:szCs w:val="24"/>
              </w:rPr>
              <w:t>Actors</w:t>
            </w:r>
          </w:p>
        </w:tc>
        <w:tc>
          <w:tcPr>
            <w:tcW w:w="7105" w:type="dxa"/>
          </w:tcPr>
          <w:p w14:paraId="589B54E0" w14:textId="233ECCD7" w:rsidR="003472D5" w:rsidRPr="00CB08FA" w:rsidRDefault="003B0A9F">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Admin, Normal User, Deaf User.</w:t>
            </w:r>
          </w:p>
        </w:tc>
      </w:tr>
      <w:tr w:rsidR="003472D5" w:rsidRPr="00CB08FA" w14:paraId="44E135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3D291E" w14:textId="77777777" w:rsidR="003472D5" w:rsidRPr="00CB08FA" w:rsidRDefault="003472D5">
            <w:pPr>
              <w:rPr>
                <w:sz w:val="24"/>
                <w:szCs w:val="24"/>
              </w:rPr>
            </w:pPr>
            <w:r w:rsidRPr="00CB08FA">
              <w:rPr>
                <w:sz w:val="24"/>
                <w:szCs w:val="24"/>
              </w:rPr>
              <w:t>Preconditions</w:t>
            </w:r>
          </w:p>
        </w:tc>
        <w:tc>
          <w:tcPr>
            <w:tcW w:w="7105" w:type="dxa"/>
          </w:tcPr>
          <w:p w14:paraId="4A5F4B86" w14:textId="3C324A85" w:rsidR="003472D5" w:rsidRPr="00CB08FA" w:rsidRDefault="00607425">
            <w:pPr>
              <w:cnfStyle w:val="000000100000" w:firstRow="0" w:lastRow="0" w:firstColumn="0" w:lastColumn="0" w:oddVBand="0" w:evenVBand="0" w:oddHBand="1" w:evenHBand="0" w:firstRowFirstColumn="0" w:firstRowLastColumn="0" w:lastRowFirstColumn="0" w:lastRowLastColumn="0"/>
              <w:rPr>
                <w:sz w:val="24"/>
                <w:szCs w:val="24"/>
                <w:rtl/>
                <w:lang w:bidi="ar-EG"/>
              </w:rPr>
            </w:pPr>
            <w:r w:rsidRPr="00CB08FA">
              <w:rPr>
                <w:sz w:val="24"/>
                <w:szCs w:val="24"/>
              </w:rPr>
              <w:t xml:space="preserve">Admin, Normal User and Deaf User </w:t>
            </w:r>
            <w:r w:rsidR="007A7CB2" w:rsidRPr="00CB08FA">
              <w:rPr>
                <w:sz w:val="24"/>
                <w:szCs w:val="24"/>
              </w:rPr>
              <w:t>M</w:t>
            </w:r>
            <w:r w:rsidR="00036FA4" w:rsidRPr="00CB08FA">
              <w:rPr>
                <w:sz w:val="24"/>
                <w:szCs w:val="24"/>
              </w:rPr>
              <w:t>ust</w:t>
            </w:r>
            <w:r w:rsidR="007A7CB2" w:rsidRPr="00CB08FA">
              <w:rPr>
                <w:sz w:val="24"/>
                <w:szCs w:val="24"/>
              </w:rPr>
              <w:t xml:space="preserve"> </w:t>
            </w:r>
            <w:r w:rsidR="00DD498D">
              <w:rPr>
                <w:sz w:val="24"/>
                <w:szCs w:val="24"/>
              </w:rPr>
              <w:t>be</w:t>
            </w:r>
            <w:r w:rsidR="007A7CB2" w:rsidRPr="00CB08FA">
              <w:rPr>
                <w:sz w:val="24"/>
                <w:szCs w:val="24"/>
              </w:rPr>
              <w:t xml:space="preserve"> </w:t>
            </w:r>
            <w:r w:rsidR="007E55AC" w:rsidRPr="00CB08FA">
              <w:rPr>
                <w:sz w:val="24"/>
                <w:szCs w:val="24"/>
              </w:rPr>
              <w:t>Regist</w:t>
            </w:r>
            <w:r w:rsidR="007E55AC">
              <w:rPr>
                <w:sz w:val="24"/>
                <w:szCs w:val="24"/>
              </w:rPr>
              <w:t>ered</w:t>
            </w:r>
            <w:r w:rsidR="00257E44" w:rsidRPr="00CB08FA">
              <w:rPr>
                <w:sz w:val="24"/>
                <w:szCs w:val="24"/>
              </w:rPr>
              <w:t>.</w:t>
            </w:r>
          </w:p>
        </w:tc>
      </w:tr>
      <w:tr w:rsidR="003472D5" w:rsidRPr="00CB08FA" w14:paraId="3BA78CE5" w14:textId="77777777">
        <w:tc>
          <w:tcPr>
            <w:cnfStyle w:val="001000000000" w:firstRow="0" w:lastRow="0" w:firstColumn="1" w:lastColumn="0" w:oddVBand="0" w:evenVBand="0" w:oddHBand="0" w:evenHBand="0" w:firstRowFirstColumn="0" w:firstRowLastColumn="0" w:lastRowFirstColumn="0" w:lastRowLastColumn="0"/>
            <w:tcW w:w="2245" w:type="dxa"/>
          </w:tcPr>
          <w:p w14:paraId="0ECFAB27" w14:textId="77777777" w:rsidR="003472D5" w:rsidRPr="00CB08FA" w:rsidRDefault="003472D5">
            <w:pPr>
              <w:rPr>
                <w:sz w:val="24"/>
                <w:szCs w:val="24"/>
              </w:rPr>
            </w:pPr>
            <w:r w:rsidRPr="00CB08FA">
              <w:rPr>
                <w:sz w:val="24"/>
                <w:szCs w:val="24"/>
              </w:rPr>
              <w:t xml:space="preserve">Normal Flow </w:t>
            </w:r>
          </w:p>
        </w:tc>
        <w:tc>
          <w:tcPr>
            <w:tcW w:w="7105" w:type="dxa"/>
          </w:tcPr>
          <w:p w14:paraId="4CAEAE5F" w14:textId="5B3B4A0C" w:rsidR="002002D2" w:rsidRPr="005F3A7E" w:rsidRDefault="00607425" w:rsidP="00C43D1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sidRPr="005F3A7E">
              <w:rPr>
                <w:sz w:val="24"/>
                <w:szCs w:val="24"/>
              </w:rPr>
              <w:t xml:space="preserve">Insert </w:t>
            </w:r>
            <w:r w:rsidR="007E55AC" w:rsidRPr="005F3A7E">
              <w:rPr>
                <w:sz w:val="24"/>
                <w:szCs w:val="24"/>
              </w:rPr>
              <w:t xml:space="preserve">username or </w:t>
            </w:r>
            <w:r w:rsidR="00DD1341">
              <w:rPr>
                <w:sz w:val="24"/>
                <w:szCs w:val="24"/>
              </w:rPr>
              <w:t>email</w:t>
            </w:r>
            <w:r w:rsidR="002002D2" w:rsidRPr="005F3A7E">
              <w:rPr>
                <w:sz w:val="24"/>
                <w:szCs w:val="24"/>
              </w:rPr>
              <w:t>.</w:t>
            </w:r>
          </w:p>
          <w:p w14:paraId="7F098683" w14:textId="2B1056D1" w:rsidR="00844571" w:rsidRPr="005F3A7E" w:rsidRDefault="007709CE" w:rsidP="00C43D1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sidRPr="005F3A7E">
              <w:rPr>
                <w:sz w:val="24"/>
                <w:szCs w:val="24"/>
              </w:rPr>
              <w:t>A</w:t>
            </w:r>
            <w:r w:rsidR="00513584" w:rsidRPr="005F3A7E">
              <w:rPr>
                <w:sz w:val="24"/>
                <w:szCs w:val="24"/>
              </w:rPr>
              <w:t xml:space="preserve"> </w:t>
            </w:r>
            <w:r w:rsidR="00183689" w:rsidRPr="005F3A7E">
              <w:rPr>
                <w:sz w:val="24"/>
                <w:szCs w:val="24"/>
              </w:rPr>
              <w:t xml:space="preserve">reset </w:t>
            </w:r>
            <w:r w:rsidR="00B50F8B" w:rsidRPr="005F3A7E">
              <w:rPr>
                <w:sz w:val="24"/>
                <w:szCs w:val="24"/>
              </w:rPr>
              <w:t xml:space="preserve">password </w:t>
            </w:r>
            <w:r w:rsidR="00BF6585">
              <w:rPr>
                <w:sz w:val="24"/>
                <w:szCs w:val="24"/>
              </w:rPr>
              <w:t>link</w:t>
            </w:r>
            <w:r w:rsidR="00B50F8B" w:rsidRPr="005F3A7E">
              <w:rPr>
                <w:sz w:val="24"/>
                <w:szCs w:val="24"/>
              </w:rPr>
              <w:t xml:space="preserve"> will be sent to user email if it</w:t>
            </w:r>
            <w:r w:rsidR="004463EB" w:rsidRPr="005F3A7E">
              <w:rPr>
                <w:sz w:val="24"/>
                <w:szCs w:val="24"/>
              </w:rPr>
              <w:t xml:space="preserve"> is correct </w:t>
            </w:r>
            <w:r w:rsidR="00F85242" w:rsidRPr="005F3A7E">
              <w:rPr>
                <w:sz w:val="24"/>
                <w:szCs w:val="24"/>
              </w:rPr>
              <w:t xml:space="preserve">and </w:t>
            </w:r>
            <w:r w:rsidR="006D7F99" w:rsidRPr="005F3A7E">
              <w:rPr>
                <w:sz w:val="24"/>
                <w:szCs w:val="24"/>
              </w:rPr>
              <w:t>exists</w:t>
            </w:r>
            <w:r w:rsidR="00F85242" w:rsidRPr="005F3A7E">
              <w:rPr>
                <w:sz w:val="24"/>
                <w:szCs w:val="24"/>
              </w:rPr>
              <w:t xml:space="preserve"> in </w:t>
            </w:r>
            <w:r w:rsidR="006D7F99" w:rsidRPr="005F3A7E">
              <w:rPr>
                <w:sz w:val="24"/>
                <w:szCs w:val="24"/>
              </w:rPr>
              <w:t>database</w:t>
            </w:r>
            <w:r w:rsidR="00407025" w:rsidRPr="005F3A7E">
              <w:t>.</w:t>
            </w:r>
          </w:p>
          <w:p w14:paraId="28FC5AA9" w14:textId="52E885B6" w:rsidR="00607425" w:rsidRPr="005F3A7E" w:rsidRDefault="00701612" w:rsidP="00C43D1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sidRPr="005F3A7E">
              <w:rPr>
                <w:sz w:val="24"/>
                <w:szCs w:val="24"/>
              </w:rPr>
              <w:t xml:space="preserve">Enter </w:t>
            </w:r>
            <w:r w:rsidR="005F3A7E" w:rsidRPr="005F3A7E">
              <w:rPr>
                <w:sz w:val="24"/>
                <w:szCs w:val="24"/>
              </w:rPr>
              <w:t>a new</w:t>
            </w:r>
            <w:r w:rsidRPr="005F3A7E">
              <w:rPr>
                <w:sz w:val="24"/>
                <w:szCs w:val="24"/>
              </w:rPr>
              <w:t xml:space="preserve"> password</w:t>
            </w:r>
            <w:r w:rsidR="00607425" w:rsidRPr="005F3A7E">
              <w:rPr>
                <w:sz w:val="24"/>
                <w:szCs w:val="24"/>
              </w:rPr>
              <w:t>.</w:t>
            </w:r>
          </w:p>
          <w:p w14:paraId="4FE5BD9A" w14:textId="1B94DAD6" w:rsidR="003472D5" w:rsidRPr="005F3A7E" w:rsidRDefault="00701612" w:rsidP="00C43D1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sidRPr="005F3A7E">
              <w:rPr>
                <w:sz w:val="24"/>
                <w:szCs w:val="24"/>
              </w:rPr>
              <w:t>Confirm password</w:t>
            </w:r>
            <w:r w:rsidR="00607425" w:rsidRPr="005F3A7E">
              <w:rPr>
                <w:sz w:val="24"/>
                <w:szCs w:val="24"/>
              </w:rPr>
              <w:t>.</w:t>
            </w:r>
          </w:p>
        </w:tc>
      </w:tr>
      <w:tr w:rsidR="003472D5" w:rsidRPr="00CB08FA" w14:paraId="6E91DA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5D4FFC4" w14:textId="77777777" w:rsidR="003472D5" w:rsidRPr="00CB08FA" w:rsidRDefault="003472D5">
            <w:pPr>
              <w:rPr>
                <w:sz w:val="24"/>
                <w:szCs w:val="24"/>
              </w:rPr>
            </w:pPr>
            <w:r w:rsidRPr="00CB08FA">
              <w:rPr>
                <w:sz w:val="24"/>
                <w:szCs w:val="24"/>
              </w:rPr>
              <w:t>Post conditions</w:t>
            </w:r>
          </w:p>
        </w:tc>
        <w:tc>
          <w:tcPr>
            <w:tcW w:w="7105" w:type="dxa"/>
          </w:tcPr>
          <w:p w14:paraId="7764BC1F" w14:textId="471AEA20" w:rsidR="003472D5" w:rsidRPr="00CB08FA" w:rsidRDefault="00607425">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Password has been Reset.</w:t>
            </w:r>
          </w:p>
        </w:tc>
      </w:tr>
      <w:tr w:rsidR="003472D5" w:rsidRPr="00CB08FA" w14:paraId="3570DD6F" w14:textId="77777777">
        <w:tc>
          <w:tcPr>
            <w:cnfStyle w:val="001000000000" w:firstRow="0" w:lastRow="0" w:firstColumn="1" w:lastColumn="0" w:oddVBand="0" w:evenVBand="0" w:oddHBand="0" w:evenHBand="0" w:firstRowFirstColumn="0" w:firstRowLastColumn="0" w:lastRowFirstColumn="0" w:lastRowLastColumn="0"/>
            <w:tcW w:w="2245" w:type="dxa"/>
          </w:tcPr>
          <w:p w14:paraId="6C823B16" w14:textId="77777777" w:rsidR="003472D5" w:rsidRPr="00CB08FA" w:rsidRDefault="003472D5">
            <w:pPr>
              <w:rPr>
                <w:sz w:val="24"/>
                <w:szCs w:val="24"/>
              </w:rPr>
            </w:pPr>
            <w:r w:rsidRPr="00CB08FA">
              <w:rPr>
                <w:sz w:val="24"/>
                <w:szCs w:val="24"/>
              </w:rPr>
              <w:t>Alternative Flow</w:t>
            </w:r>
          </w:p>
        </w:tc>
        <w:tc>
          <w:tcPr>
            <w:tcW w:w="7105" w:type="dxa"/>
          </w:tcPr>
          <w:p w14:paraId="490B3907" w14:textId="36EB12B2" w:rsidR="00163510" w:rsidRPr="00A205C0" w:rsidRDefault="00607425" w:rsidP="00C43D13">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sz w:val="24"/>
                <w:szCs w:val="24"/>
              </w:rPr>
            </w:pPr>
            <w:r w:rsidRPr="00A205C0">
              <w:rPr>
                <w:sz w:val="24"/>
                <w:szCs w:val="24"/>
              </w:rPr>
              <w:t xml:space="preserve">Insert Incorrect </w:t>
            </w:r>
            <w:r w:rsidR="00A84B24" w:rsidRPr="00A205C0">
              <w:rPr>
                <w:sz w:val="24"/>
                <w:szCs w:val="24"/>
              </w:rPr>
              <w:t>Email Address</w:t>
            </w:r>
            <w:r w:rsidR="00D26940" w:rsidRPr="00A205C0">
              <w:rPr>
                <w:sz w:val="24"/>
                <w:szCs w:val="24"/>
              </w:rPr>
              <w:t xml:space="preserve"> or username</w:t>
            </w:r>
            <w:r w:rsidR="00A84B24" w:rsidRPr="00A205C0">
              <w:rPr>
                <w:sz w:val="24"/>
                <w:szCs w:val="24"/>
              </w:rPr>
              <w:t>.</w:t>
            </w:r>
          </w:p>
          <w:p w14:paraId="5B21A983" w14:textId="28FDCCB4" w:rsidR="003472D5" w:rsidRPr="00A205C0" w:rsidRDefault="00607425" w:rsidP="00C43D13">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sz w:val="24"/>
                <w:szCs w:val="24"/>
              </w:rPr>
            </w:pPr>
            <w:r w:rsidRPr="00A205C0">
              <w:rPr>
                <w:sz w:val="24"/>
                <w:szCs w:val="24"/>
              </w:rPr>
              <w:t>Insert the Same Old Password.</w:t>
            </w:r>
          </w:p>
        </w:tc>
      </w:tr>
    </w:tbl>
    <w:p w14:paraId="3353544B" w14:textId="354159E0" w:rsidR="003472D5" w:rsidRDefault="003472D5">
      <w:pPr>
        <w:rPr>
          <w:sz w:val="24"/>
          <w:szCs w:val="24"/>
        </w:rPr>
      </w:pPr>
    </w:p>
    <w:p w14:paraId="4FBC8C4A" w14:textId="77777777" w:rsidR="008A00EF" w:rsidRDefault="008A00EF">
      <w:pPr>
        <w:rPr>
          <w:sz w:val="24"/>
          <w:szCs w:val="24"/>
        </w:rPr>
      </w:pPr>
    </w:p>
    <w:p w14:paraId="44D4D060" w14:textId="77777777" w:rsidR="008A00EF" w:rsidRDefault="008A00EF">
      <w:pPr>
        <w:rPr>
          <w:sz w:val="24"/>
          <w:szCs w:val="24"/>
        </w:rPr>
      </w:pPr>
    </w:p>
    <w:p w14:paraId="5951467E" w14:textId="77777777" w:rsidR="008A00EF" w:rsidRDefault="008A00EF">
      <w:pPr>
        <w:rPr>
          <w:sz w:val="24"/>
          <w:szCs w:val="24"/>
        </w:rPr>
      </w:pPr>
    </w:p>
    <w:tbl>
      <w:tblPr>
        <w:tblStyle w:val="GridTable5Dark-Accent5"/>
        <w:tblpPr w:leftFromText="180" w:rightFromText="180" w:vertAnchor="text" w:horzAnchor="margin" w:tblpY="253"/>
        <w:tblW w:w="9409" w:type="dxa"/>
        <w:tblLook w:val="04A0" w:firstRow="1" w:lastRow="0" w:firstColumn="1" w:lastColumn="0" w:noHBand="0" w:noVBand="1"/>
      </w:tblPr>
      <w:tblGrid>
        <w:gridCol w:w="2259"/>
        <w:gridCol w:w="7150"/>
      </w:tblGrid>
      <w:tr w:rsidR="00C43D13" w:rsidRPr="00CB08FA" w14:paraId="493B068E" w14:textId="77777777" w:rsidTr="00C43D1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259" w:type="dxa"/>
          </w:tcPr>
          <w:p w14:paraId="28AAFD87" w14:textId="77777777" w:rsidR="00C43D13" w:rsidRPr="00CB08FA" w:rsidRDefault="00C43D13" w:rsidP="00C43D13">
            <w:pPr>
              <w:tabs>
                <w:tab w:val="right" w:pos="2029"/>
              </w:tabs>
              <w:rPr>
                <w:sz w:val="24"/>
                <w:szCs w:val="24"/>
              </w:rPr>
            </w:pPr>
            <w:r w:rsidRPr="00CB08FA">
              <w:rPr>
                <w:sz w:val="24"/>
                <w:szCs w:val="24"/>
              </w:rPr>
              <w:lastRenderedPageBreak/>
              <w:t>Use Case ID</w:t>
            </w:r>
          </w:p>
        </w:tc>
        <w:tc>
          <w:tcPr>
            <w:tcW w:w="7150" w:type="dxa"/>
          </w:tcPr>
          <w:p w14:paraId="42CCE35C" w14:textId="77777777" w:rsidR="00C43D13" w:rsidRPr="00CB08FA" w:rsidRDefault="00C43D13" w:rsidP="00C43D13">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4</w:t>
            </w:r>
          </w:p>
        </w:tc>
      </w:tr>
      <w:tr w:rsidR="00C43D13" w:rsidRPr="00CB08FA" w14:paraId="56ABB1BB" w14:textId="77777777" w:rsidTr="00C43D13">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259" w:type="dxa"/>
          </w:tcPr>
          <w:p w14:paraId="78775005" w14:textId="77777777" w:rsidR="00C43D13" w:rsidRPr="00CB08FA" w:rsidRDefault="00C43D13" w:rsidP="00C43D13">
            <w:pPr>
              <w:rPr>
                <w:sz w:val="24"/>
                <w:szCs w:val="24"/>
              </w:rPr>
            </w:pPr>
            <w:r w:rsidRPr="00CB08FA">
              <w:rPr>
                <w:sz w:val="24"/>
                <w:szCs w:val="24"/>
              </w:rPr>
              <w:t>Use Case name</w:t>
            </w:r>
          </w:p>
        </w:tc>
        <w:tc>
          <w:tcPr>
            <w:tcW w:w="7150" w:type="dxa"/>
          </w:tcPr>
          <w:p w14:paraId="1445D93D" w14:textId="77777777" w:rsidR="00C43D13" w:rsidRPr="00CB08FA" w:rsidRDefault="00C43D13" w:rsidP="00C43D1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00CB08FA">
              <w:rPr>
                <w:rFonts w:ascii="Calibri" w:eastAsia="Calibri" w:hAnsi="Calibri" w:cs="Calibri"/>
                <w:sz w:val="24"/>
                <w:szCs w:val="24"/>
              </w:rPr>
              <w:t>Translate From Sign to Text</w:t>
            </w:r>
          </w:p>
        </w:tc>
      </w:tr>
      <w:tr w:rsidR="00C43D13" w:rsidRPr="00CB08FA" w14:paraId="75054092" w14:textId="77777777" w:rsidTr="00C43D13">
        <w:trPr>
          <w:trHeight w:val="242"/>
        </w:trPr>
        <w:tc>
          <w:tcPr>
            <w:cnfStyle w:val="001000000000" w:firstRow="0" w:lastRow="0" w:firstColumn="1" w:lastColumn="0" w:oddVBand="0" w:evenVBand="0" w:oddHBand="0" w:evenHBand="0" w:firstRowFirstColumn="0" w:firstRowLastColumn="0" w:lastRowFirstColumn="0" w:lastRowLastColumn="0"/>
            <w:tcW w:w="2259" w:type="dxa"/>
          </w:tcPr>
          <w:p w14:paraId="13CE3218" w14:textId="77777777" w:rsidR="00C43D13" w:rsidRPr="00CB08FA" w:rsidRDefault="00C43D13" w:rsidP="00C43D13">
            <w:pPr>
              <w:rPr>
                <w:sz w:val="24"/>
                <w:szCs w:val="24"/>
              </w:rPr>
            </w:pPr>
            <w:r w:rsidRPr="00CB08FA">
              <w:rPr>
                <w:sz w:val="24"/>
                <w:szCs w:val="24"/>
              </w:rPr>
              <w:t>Actors</w:t>
            </w:r>
          </w:p>
        </w:tc>
        <w:tc>
          <w:tcPr>
            <w:tcW w:w="7150" w:type="dxa"/>
          </w:tcPr>
          <w:p w14:paraId="6864906B" w14:textId="77777777" w:rsidR="00C43D13" w:rsidRPr="00CB08FA" w:rsidRDefault="00C43D13" w:rsidP="00C43D13">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CB08FA">
              <w:rPr>
                <w:rFonts w:ascii="Calibri" w:eastAsia="Calibri" w:hAnsi="Calibri" w:cs="Calibri"/>
                <w:sz w:val="24"/>
                <w:szCs w:val="24"/>
              </w:rPr>
              <w:t>Normal User, Guest</w:t>
            </w:r>
          </w:p>
        </w:tc>
      </w:tr>
      <w:tr w:rsidR="00C43D13" w:rsidRPr="00CB08FA" w14:paraId="65103E89" w14:textId="77777777" w:rsidTr="00C43D13">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259" w:type="dxa"/>
          </w:tcPr>
          <w:p w14:paraId="658B09DD" w14:textId="77777777" w:rsidR="00C43D13" w:rsidRPr="00CB08FA" w:rsidRDefault="00C43D13" w:rsidP="00C43D13">
            <w:pPr>
              <w:rPr>
                <w:sz w:val="24"/>
                <w:szCs w:val="24"/>
              </w:rPr>
            </w:pPr>
            <w:r w:rsidRPr="00CB08FA">
              <w:rPr>
                <w:sz w:val="24"/>
                <w:szCs w:val="24"/>
              </w:rPr>
              <w:t>Preconditions</w:t>
            </w:r>
          </w:p>
        </w:tc>
        <w:tc>
          <w:tcPr>
            <w:tcW w:w="7150" w:type="dxa"/>
          </w:tcPr>
          <w:p w14:paraId="2206419F" w14:textId="77777777" w:rsidR="00C43D13" w:rsidRPr="00CB08FA" w:rsidRDefault="00C43D13" w:rsidP="00C43D1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00CB08FA">
              <w:rPr>
                <w:rFonts w:ascii="Calibri" w:eastAsia="Calibri" w:hAnsi="Calibri" w:cs="Calibri"/>
                <w:sz w:val="24"/>
                <w:szCs w:val="24"/>
              </w:rPr>
              <w:t xml:space="preserve">Normal User or Guest must enter the sign </w:t>
            </w:r>
            <w:r w:rsidRPr="00EF1386">
              <w:rPr>
                <w:rFonts w:ascii="Calibri" w:eastAsia="Calibri" w:hAnsi="Calibri" w:cs="Calibri"/>
                <w:sz w:val="24"/>
                <w:szCs w:val="24"/>
              </w:rPr>
              <w:t>which he wants</w:t>
            </w:r>
            <w:r w:rsidRPr="00CB08FA">
              <w:rPr>
                <w:rFonts w:ascii="Calibri" w:eastAsia="Calibri" w:hAnsi="Calibri" w:cs="Calibri"/>
                <w:sz w:val="24"/>
                <w:szCs w:val="24"/>
              </w:rPr>
              <w:t xml:space="preserve"> to translate to text</w:t>
            </w:r>
          </w:p>
        </w:tc>
      </w:tr>
      <w:tr w:rsidR="00C43D13" w:rsidRPr="00CB08FA" w14:paraId="15BDBA05" w14:textId="77777777" w:rsidTr="00C43D13">
        <w:trPr>
          <w:trHeight w:val="463"/>
        </w:trPr>
        <w:tc>
          <w:tcPr>
            <w:cnfStyle w:val="001000000000" w:firstRow="0" w:lastRow="0" w:firstColumn="1" w:lastColumn="0" w:oddVBand="0" w:evenVBand="0" w:oddHBand="0" w:evenHBand="0" w:firstRowFirstColumn="0" w:firstRowLastColumn="0" w:lastRowFirstColumn="0" w:lastRowLastColumn="0"/>
            <w:tcW w:w="2259" w:type="dxa"/>
          </w:tcPr>
          <w:p w14:paraId="3B3BFC70" w14:textId="77777777" w:rsidR="00C43D13" w:rsidRPr="00CB08FA" w:rsidRDefault="00C43D13" w:rsidP="00C43D13">
            <w:pPr>
              <w:rPr>
                <w:sz w:val="24"/>
                <w:szCs w:val="24"/>
              </w:rPr>
            </w:pPr>
            <w:r w:rsidRPr="00CB08FA">
              <w:rPr>
                <w:sz w:val="24"/>
                <w:szCs w:val="24"/>
              </w:rPr>
              <w:t xml:space="preserve">Normal Flow </w:t>
            </w:r>
          </w:p>
        </w:tc>
        <w:tc>
          <w:tcPr>
            <w:tcW w:w="7150" w:type="dxa"/>
          </w:tcPr>
          <w:p w14:paraId="07503965" w14:textId="77777777" w:rsidR="00C43D13" w:rsidRPr="00CB08FA" w:rsidRDefault="00C43D13" w:rsidP="00C43D13">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Enter the sign you want to translate to text</w:t>
            </w:r>
          </w:p>
          <w:p w14:paraId="2BB68FF7" w14:textId="77777777" w:rsidR="00C43D13" w:rsidRPr="00CB08FA" w:rsidRDefault="00C43D13" w:rsidP="00C43D13">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sz w:val="24"/>
                <w:szCs w:val="24"/>
              </w:rPr>
            </w:pPr>
            <w:r w:rsidRPr="00EF1386">
              <w:rPr>
                <w:sz w:val="24"/>
                <w:szCs w:val="24"/>
              </w:rPr>
              <w:t xml:space="preserve">Return </w:t>
            </w:r>
            <w:r w:rsidRPr="00CB08FA">
              <w:rPr>
                <w:sz w:val="24"/>
                <w:szCs w:val="24"/>
              </w:rPr>
              <w:t>text</w:t>
            </w:r>
          </w:p>
        </w:tc>
      </w:tr>
      <w:tr w:rsidR="00C43D13" w:rsidRPr="00CB08FA" w14:paraId="6D70116B" w14:textId="77777777" w:rsidTr="00C43D13">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259" w:type="dxa"/>
          </w:tcPr>
          <w:p w14:paraId="2A9609A4" w14:textId="77777777" w:rsidR="00C43D13" w:rsidRPr="00CB08FA" w:rsidRDefault="00C43D13" w:rsidP="00C43D13">
            <w:pPr>
              <w:rPr>
                <w:sz w:val="24"/>
                <w:szCs w:val="24"/>
              </w:rPr>
            </w:pPr>
            <w:r w:rsidRPr="00CB08FA">
              <w:rPr>
                <w:sz w:val="24"/>
                <w:szCs w:val="24"/>
              </w:rPr>
              <w:t>Post conditions</w:t>
            </w:r>
          </w:p>
        </w:tc>
        <w:tc>
          <w:tcPr>
            <w:tcW w:w="7150" w:type="dxa"/>
          </w:tcPr>
          <w:p w14:paraId="58FC986A" w14:textId="77777777" w:rsidR="00C43D13" w:rsidRPr="00CB08FA" w:rsidRDefault="00C43D13" w:rsidP="00C43D13">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00CB08FA">
              <w:rPr>
                <w:rFonts w:ascii="Calibri" w:eastAsia="Calibri" w:hAnsi="Calibri" w:cs="Calibri"/>
                <w:sz w:val="24"/>
                <w:szCs w:val="24"/>
              </w:rPr>
              <w:t>Translate from sign to text successful</w:t>
            </w:r>
          </w:p>
        </w:tc>
      </w:tr>
    </w:tbl>
    <w:p w14:paraId="35A0F9D4" w14:textId="77777777" w:rsidR="009778CE" w:rsidRPr="00CB08FA" w:rsidRDefault="009778CE">
      <w:pPr>
        <w:rPr>
          <w:sz w:val="24"/>
          <w:szCs w:val="24"/>
        </w:rPr>
      </w:pPr>
    </w:p>
    <w:tbl>
      <w:tblPr>
        <w:tblStyle w:val="GridTable5Dark-Accent5"/>
        <w:tblpPr w:leftFromText="180" w:rightFromText="180" w:vertAnchor="text" w:horzAnchor="margin" w:tblpY="-199"/>
        <w:tblW w:w="0" w:type="auto"/>
        <w:tblLook w:val="04A0" w:firstRow="1" w:lastRow="0" w:firstColumn="1" w:lastColumn="0" w:noHBand="0" w:noVBand="1"/>
      </w:tblPr>
      <w:tblGrid>
        <w:gridCol w:w="2245"/>
        <w:gridCol w:w="7105"/>
      </w:tblGrid>
      <w:tr w:rsidR="000A4E4B" w:rsidRPr="00CB08FA" w14:paraId="7B16CEAB" w14:textId="77777777" w:rsidTr="000A4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153FBF" w14:textId="77777777" w:rsidR="000A4E4B" w:rsidRPr="00CB08FA" w:rsidRDefault="000A4E4B" w:rsidP="000A4E4B">
            <w:pPr>
              <w:tabs>
                <w:tab w:val="right" w:pos="2029"/>
              </w:tabs>
              <w:rPr>
                <w:sz w:val="24"/>
                <w:szCs w:val="24"/>
              </w:rPr>
            </w:pPr>
            <w:r w:rsidRPr="00CB08FA">
              <w:rPr>
                <w:sz w:val="24"/>
                <w:szCs w:val="24"/>
              </w:rPr>
              <w:t>Use Case ID</w:t>
            </w:r>
          </w:p>
        </w:tc>
        <w:tc>
          <w:tcPr>
            <w:tcW w:w="7105" w:type="dxa"/>
          </w:tcPr>
          <w:p w14:paraId="583B6ECF" w14:textId="77777777" w:rsidR="000A4E4B" w:rsidRPr="00CB08FA" w:rsidRDefault="000A4E4B" w:rsidP="000A4E4B">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5</w:t>
            </w:r>
          </w:p>
        </w:tc>
      </w:tr>
      <w:tr w:rsidR="000A4E4B" w:rsidRPr="00CB08FA" w14:paraId="0AF9736F" w14:textId="77777777" w:rsidTr="000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5035D4C" w14:textId="77777777" w:rsidR="000A4E4B" w:rsidRPr="00CB08FA" w:rsidRDefault="000A4E4B" w:rsidP="000A4E4B">
            <w:pPr>
              <w:rPr>
                <w:sz w:val="24"/>
                <w:szCs w:val="24"/>
              </w:rPr>
            </w:pPr>
            <w:r w:rsidRPr="00CB08FA">
              <w:rPr>
                <w:sz w:val="24"/>
                <w:szCs w:val="24"/>
              </w:rPr>
              <w:t>Use Case name</w:t>
            </w:r>
          </w:p>
        </w:tc>
        <w:tc>
          <w:tcPr>
            <w:tcW w:w="7105" w:type="dxa"/>
          </w:tcPr>
          <w:p w14:paraId="5D1F0B18" w14:textId="77777777" w:rsidR="000A4E4B" w:rsidRPr="00CB08FA" w:rsidRDefault="000A4E4B" w:rsidP="000A4E4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00CB08FA">
              <w:rPr>
                <w:rFonts w:ascii="Calibri" w:eastAsia="Calibri" w:hAnsi="Calibri" w:cs="Calibri"/>
                <w:sz w:val="24"/>
                <w:szCs w:val="24"/>
              </w:rPr>
              <w:t>Translate From Text to Sign</w:t>
            </w:r>
          </w:p>
        </w:tc>
      </w:tr>
      <w:tr w:rsidR="000A4E4B" w:rsidRPr="00CB08FA" w14:paraId="0D150077" w14:textId="77777777" w:rsidTr="000A4E4B">
        <w:tc>
          <w:tcPr>
            <w:cnfStyle w:val="001000000000" w:firstRow="0" w:lastRow="0" w:firstColumn="1" w:lastColumn="0" w:oddVBand="0" w:evenVBand="0" w:oddHBand="0" w:evenHBand="0" w:firstRowFirstColumn="0" w:firstRowLastColumn="0" w:lastRowFirstColumn="0" w:lastRowLastColumn="0"/>
            <w:tcW w:w="2245" w:type="dxa"/>
          </w:tcPr>
          <w:p w14:paraId="1ECE2964" w14:textId="77777777" w:rsidR="000A4E4B" w:rsidRPr="00CB08FA" w:rsidRDefault="000A4E4B" w:rsidP="000A4E4B">
            <w:pPr>
              <w:rPr>
                <w:sz w:val="24"/>
                <w:szCs w:val="24"/>
              </w:rPr>
            </w:pPr>
            <w:r w:rsidRPr="00CB08FA">
              <w:rPr>
                <w:sz w:val="24"/>
                <w:szCs w:val="24"/>
              </w:rPr>
              <w:t>Actors</w:t>
            </w:r>
          </w:p>
        </w:tc>
        <w:tc>
          <w:tcPr>
            <w:tcW w:w="7105" w:type="dxa"/>
          </w:tcPr>
          <w:p w14:paraId="6616A06A" w14:textId="77777777" w:rsidR="000A4E4B" w:rsidRPr="00CB08FA" w:rsidRDefault="000A4E4B" w:rsidP="000A4E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CB08FA">
              <w:rPr>
                <w:sz w:val="24"/>
                <w:szCs w:val="24"/>
              </w:rPr>
              <w:t xml:space="preserve">Deaf User, </w:t>
            </w:r>
            <w:r w:rsidRPr="00CB08FA">
              <w:rPr>
                <w:rFonts w:ascii="Calibri" w:eastAsia="Calibri" w:hAnsi="Calibri" w:cs="Calibri"/>
                <w:color w:val="000000" w:themeColor="text1"/>
                <w:sz w:val="24"/>
                <w:szCs w:val="24"/>
              </w:rPr>
              <w:t>Guest</w:t>
            </w:r>
          </w:p>
        </w:tc>
      </w:tr>
      <w:tr w:rsidR="000A4E4B" w:rsidRPr="00CB08FA" w14:paraId="62C51325" w14:textId="77777777" w:rsidTr="000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9BF95AA" w14:textId="77777777" w:rsidR="000A4E4B" w:rsidRPr="00CB08FA" w:rsidRDefault="000A4E4B" w:rsidP="000A4E4B">
            <w:pPr>
              <w:rPr>
                <w:sz w:val="24"/>
                <w:szCs w:val="24"/>
              </w:rPr>
            </w:pPr>
            <w:r w:rsidRPr="00CB08FA">
              <w:rPr>
                <w:sz w:val="24"/>
                <w:szCs w:val="24"/>
              </w:rPr>
              <w:t>Preconditions</w:t>
            </w:r>
          </w:p>
        </w:tc>
        <w:tc>
          <w:tcPr>
            <w:tcW w:w="7105" w:type="dxa"/>
          </w:tcPr>
          <w:p w14:paraId="45DDA30D" w14:textId="77777777" w:rsidR="000A4E4B" w:rsidRPr="00CB08FA" w:rsidRDefault="000A4E4B" w:rsidP="000A4E4B">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tl/>
                <w:lang w:bidi="ar-EG"/>
              </w:rPr>
            </w:pPr>
            <w:r w:rsidRPr="00CB08FA">
              <w:rPr>
                <w:rFonts w:ascii="Calibri" w:eastAsia="Calibri" w:hAnsi="Calibri" w:cs="Calibri"/>
                <w:sz w:val="24"/>
                <w:szCs w:val="24"/>
              </w:rPr>
              <w:t>The Deaf User or the Guest must enter the text which he wants to translate to sign</w:t>
            </w:r>
          </w:p>
        </w:tc>
      </w:tr>
      <w:tr w:rsidR="000A4E4B" w:rsidRPr="00CB08FA" w14:paraId="244A2403" w14:textId="77777777" w:rsidTr="000A4E4B">
        <w:tc>
          <w:tcPr>
            <w:cnfStyle w:val="001000000000" w:firstRow="0" w:lastRow="0" w:firstColumn="1" w:lastColumn="0" w:oddVBand="0" w:evenVBand="0" w:oddHBand="0" w:evenHBand="0" w:firstRowFirstColumn="0" w:firstRowLastColumn="0" w:lastRowFirstColumn="0" w:lastRowLastColumn="0"/>
            <w:tcW w:w="2245" w:type="dxa"/>
          </w:tcPr>
          <w:p w14:paraId="3D7C6216" w14:textId="77777777" w:rsidR="000A4E4B" w:rsidRPr="00CB08FA" w:rsidRDefault="000A4E4B" w:rsidP="000A4E4B">
            <w:pPr>
              <w:rPr>
                <w:sz w:val="24"/>
                <w:szCs w:val="24"/>
              </w:rPr>
            </w:pPr>
            <w:r w:rsidRPr="00CB08FA">
              <w:rPr>
                <w:sz w:val="24"/>
                <w:szCs w:val="24"/>
              </w:rPr>
              <w:t xml:space="preserve">Normal Flow </w:t>
            </w:r>
          </w:p>
        </w:tc>
        <w:tc>
          <w:tcPr>
            <w:tcW w:w="7105" w:type="dxa"/>
          </w:tcPr>
          <w:p w14:paraId="67CBB231" w14:textId="4E63B1F0" w:rsidR="000A4E4B" w:rsidRPr="00CB08FA" w:rsidRDefault="000A4E4B" w:rsidP="000A4E4B">
            <w:pPr>
              <w:pStyle w:val="ListParagraph"/>
              <w:numPr>
                <w:ilvl w:val="0"/>
                <w:numId w:val="5"/>
              </w:num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rPr>
            </w:pPr>
            <w:r w:rsidRPr="00CB08FA">
              <w:rPr>
                <w:rFonts w:ascii="Calibri" w:eastAsia="Calibri" w:hAnsi="Calibri" w:cs="Calibri"/>
                <w:color w:val="000000" w:themeColor="text1"/>
                <w:sz w:val="24"/>
                <w:szCs w:val="24"/>
              </w:rPr>
              <w:t xml:space="preserve">Enter the text you want to translate to </w:t>
            </w:r>
            <w:r w:rsidR="00D154B1" w:rsidRPr="00CB08FA">
              <w:rPr>
                <w:rFonts w:ascii="Calibri" w:eastAsia="Calibri" w:hAnsi="Calibri" w:cs="Calibri"/>
                <w:color w:val="000000" w:themeColor="text1"/>
                <w:sz w:val="24"/>
                <w:szCs w:val="24"/>
              </w:rPr>
              <w:t>sign.</w:t>
            </w:r>
          </w:p>
          <w:p w14:paraId="0C7FF797" w14:textId="57B4D3F0" w:rsidR="000A4E4B" w:rsidRPr="00CB08FA" w:rsidRDefault="007D32A5" w:rsidP="000A4E4B">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Return sign</w:t>
            </w:r>
          </w:p>
        </w:tc>
      </w:tr>
      <w:tr w:rsidR="000A4E4B" w:rsidRPr="00CB08FA" w14:paraId="14EF683A" w14:textId="77777777" w:rsidTr="000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B545DDB" w14:textId="77777777" w:rsidR="000A4E4B" w:rsidRPr="00CB08FA" w:rsidRDefault="000A4E4B" w:rsidP="000A4E4B">
            <w:pPr>
              <w:rPr>
                <w:sz w:val="24"/>
                <w:szCs w:val="24"/>
              </w:rPr>
            </w:pPr>
            <w:r w:rsidRPr="00CB08FA">
              <w:rPr>
                <w:sz w:val="24"/>
                <w:szCs w:val="24"/>
              </w:rPr>
              <w:t>Post conditions</w:t>
            </w:r>
          </w:p>
        </w:tc>
        <w:tc>
          <w:tcPr>
            <w:tcW w:w="7105" w:type="dxa"/>
          </w:tcPr>
          <w:p w14:paraId="7EA1816E" w14:textId="77777777" w:rsidR="000A4E4B" w:rsidRPr="00CB08FA" w:rsidRDefault="000A4E4B" w:rsidP="000A4E4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00CB08FA">
              <w:rPr>
                <w:rFonts w:ascii="Calibri" w:eastAsia="Calibri" w:hAnsi="Calibri" w:cs="Calibri"/>
                <w:sz w:val="24"/>
                <w:szCs w:val="24"/>
              </w:rPr>
              <w:t>Translate from text to sign successful</w:t>
            </w:r>
          </w:p>
        </w:tc>
      </w:tr>
      <w:tr w:rsidR="000A4E4B" w:rsidRPr="00CB08FA" w14:paraId="490BC22D" w14:textId="77777777" w:rsidTr="000A4E4B">
        <w:tc>
          <w:tcPr>
            <w:cnfStyle w:val="001000000000" w:firstRow="0" w:lastRow="0" w:firstColumn="1" w:lastColumn="0" w:oddVBand="0" w:evenVBand="0" w:oddHBand="0" w:evenHBand="0" w:firstRowFirstColumn="0" w:firstRowLastColumn="0" w:lastRowFirstColumn="0" w:lastRowLastColumn="0"/>
            <w:tcW w:w="2245" w:type="dxa"/>
          </w:tcPr>
          <w:p w14:paraId="3F7E37EF" w14:textId="77777777" w:rsidR="000A4E4B" w:rsidRPr="00CB08FA" w:rsidRDefault="000A4E4B" w:rsidP="000A4E4B">
            <w:pPr>
              <w:rPr>
                <w:sz w:val="24"/>
                <w:szCs w:val="24"/>
              </w:rPr>
            </w:pPr>
            <w:r w:rsidRPr="00CB08FA">
              <w:rPr>
                <w:sz w:val="24"/>
                <w:szCs w:val="24"/>
              </w:rPr>
              <w:t>Alternative Flow</w:t>
            </w:r>
          </w:p>
        </w:tc>
        <w:tc>
          <w:tcPr>
            <w:tcW w:w="7105" w:type="dxa"/>
          </w:tcPr>
          <w:p w14:paraId="6834B4DF" w14:textId="77777777" w:rsidR="000A4E4B" w:rsidRPr="00CB08FA" w:rsidRDefault="000A4E4B" w:rsidP="000A4E4B">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 xml:space="preserve">did not enter any text or enter </w:t>
            </w:r>
            <w:r w:rsidRPr="008A4CB7">
              <w:rPr>
                <w:sz w:val="24"/>
                <w:szCs w:val="24"/>
              </w:rPr>
              <w:t>a not understood</w:t>
            </w:r>
            <w:r w:rsidRPr="00CB08FA">
              <w:rPr>
                <w:sz w:val="24"/>
                <w:szCs w:val="24"/>
              </w:rPr>
              <w:t xml:space="preserve"> text</w:t>
            </w:r>
          </w:p>
        </w:tc>
      </w:tr>
    </w:tbl>
    <w:tbl>
      <w:tblPr>
        <w:tblStyle w:val="GridTable5Dark-Accent5"/>
        <w:tblpPr w:leftFromText="180" w:rightFromText="180" w:vertAnchor="text" w:horzAnchor="margin" w:tblpY="117"/>
        <w:tblW w:w="0" w:type="auto"/>
        <w:tblLook w:val="04A0" w:firstRow="1" w:lastRow="0" w:firstColumn="1" w:lastColumn="0" w:noHBand="0" w:noVBand="1"/>
      </w:tblPr>
      <w:tblGrid>
        <w:gridCol w:w="2245"/>
        <w:gridCol w:w="7105"/>
      </w:tblGrid>
      <w:tr w:rsidR="00E90DCC" w:rsidRPr="00CB08FA" w14:paraId="204DDE81" w14:textId="77777777" w:rsidTr="00E90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C64C19B" w14:textId="77777777" w:rsidR="00E90DCC" w:rsidRPr="00CB08FA" w:rsidRDefault="00E90DCC" w:rsidP="00E90DCC">
            <w:pPr>
              <w:tabs>
                <w:tab w:val="right" w:pos="2029"/>
              </w:tabs>
              <w:rPr>
                <w:sz w:val="24"/>
                <w:szCs w:val="24"/>
              </w:rPr>
            </w:pPr>
            <w:r w:rsidRPr="00CB08FA">
              <w:rPr>
                <w:sz w:val="24"/>
                <w:szCs w:val="24"/>
              </w:rPr>
              <w:t>Use Case ID</w:t>
            </w:r>
          </w:p>
        </w:tc>
        <w:tc>
          <w:tcPr>
            <w:tcW w:w="7105" w:type="dxa"/>
          </w:tcPr>
          <w:p w14:paraId="00643B91" w14:textId="77777777" w:rsidR="00E90DCC" w:rsidRPr="00CB08FA" w:rsidRDefault="00E90DCC" w:rsidP="00E90DCC">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6</w:t>
            </w:r>
          </w:p>
        </w:tc>
      </w:tr>
      <w:tr w:rsidR="00E90DCC" w:rsidRPr="00CB08FA" w14:paraId="2523902F" w14:textId="77777777" w:rsidTr="00E90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5DB083" w14:textId="77777777" w:rsidR="00E90DCC" w:rsidRPr="00CB08FA" w:rsidRDefault="00E90DCC" w:rsidP="00E90DCC">
            <w:pPr>
              <w:rPr>
                <w:sz w:val="24"/>
                <w:szCs w:val="24"/>
              </w:rPr>
            </w:pPr>
            <w:r w:rsidRPr="00CB08FA">
              <w:rPr>
                <w:sz w:val="24"/>
                <w:szCs w:val="24"/>
              </w:rPr>
              <w:t>Use Case name</w:t>
            </w:r>
          </w:p>
        </w:tc>
        <w:tc>
          <w:tcPr>
            <w:tcW w:w="7105" w:type="dxa"/>
          </w:tcPr>
          <w:p w14:paraId="33497BEA" w14:textId="77777777" w:rsidR="00E90DCC" w:rsidRPr="00CB08FA" w:rsidRDefault="00E90DCC" w:rsidP="00E90DCC">
            <w:pPr>
              <w:spacing w:line="259" w:lineRule="auto"/>
              <w:cnfStyle w:val="000000100000" w:firstRow="0" w:lastRow="0" w:firstColumn="0" w:lastColumn="0" w:oddVBand="0" w:evenVBand="0" w:oddHBand="1" w:evenHBand="0" w:firstRowFirstColumn="0" w:firstRowLastColumn="0" w:lastRowFirstColumn="0" w:lastRowLastColumn="0"/>
              <w:rPr>
                <w:rFonts w:ascii="system-ui" w:eastAsia="system-ui" w:hAnsi="system-ui" w:cs="system-ui"/>
                <w:sz w:val="24"/>
                <w:szCs w:val="24"/>
              </w:rPr>
            </w:pPr>
            <w:r w:rsidRPr="00CB08FA">
              <w:rPr>
                <w:rFonts w:ascii="system-ui" w:eastAsia="system-ui" w:hAnsi="system-ui" w:cs="system-ui"/>
                <w:sz w:val="24"/>
                <w:szCs w:val="24"/>
              </w:rPr>
              <w:t>Education</w:t>
            </w:r>
          </w:p>
        </w:tc>
      </w:tr>
      <w:tr w:rsidR="00E90DCC" w:rsidRPr="00CB08FA" w14:paraId="30775AAF" w14:textId="77777777" w:rsidTr="00E90DCC">
        <w:tc>
          <w:tcPr>
            <w:cnfStyle w:val="001000000000" w:firstRow="0" w:lastRow="0" w:firstColumn="1" w:lastColumn="0" w:oddVBand="0" w:evenVBand="0" w:oddHBand="0" w:evenHBand="0" w:firstRowFirstColumn="0" w:firstRowLastColumn="0" w:lastRowFirstColumn="0" w:lastRowLastColumn="0"/>
            <w:tcW w:w="2245" w:type="dxa"/>
          </w:tcPr>
          <w:p w14:paraId="605F1C2F" w14:textId="77777777" w:rsidR="00E90DCC" w:rsidRPr="00CB08FA" w:rsidRDefault="00E90DCC" w:rsidP="00E90DCC">
            <w:pPr>
              <w:rPr>
                <w:sz w:val="24"/>
                <w:szCs w:val="24"/>
              </w:rPr>
            </w:pPr>
            <w:r w:rsidRPr="00CB08FA">
              <w:rPr>
                <w:sz w:val="24"/>
                <w:szCs w:val="24"/>
              </w:rPr>
              <w:t>Actors</w:t>
            </w:r>
          </w:p>
        </w:tc>
        <w:tc>
          <w:tcPr>
            <w:tcW w:w="7105" w:type="dxa"/>
          </w:tcPr>
          <w:p w14:paraId="3BC9315C" w14:textId="77777777" w:rsidR="00E90DCC" w:rsidRPr="00CB08FA" w:rsidRDefault="00E90DCC" w:rsidP="00E90DC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CB08FA">
              <w:rPr>
                <w:rFonts w:ascii="system-ui" w:eastAsia="system-ui" w:hAnsi="system-ui" w:cs="system-ui"/>
                <w:sz w:val="24"/>
                <w:szCs w:val="24"/>
              </w:rPr>
              <w:t>Normal user, Deaf user</w:t>
            </w:r>
          </w:p>
        </w:tc>
      </w:tr>
      <w:tr w:rsidR="00E90DCC" w:rsidRPr="00CB08FA" w14:paraId="3CF27FFF" w14:textId="77777777" w:rsidTr="00E90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DDEB141" w14:textId="77777777" w:rsidR="00E90DCC" w:rsidRPr="00CB08FA" w:rsidRDefault="00E90DCC" w:rsidP="00E90DCC">
            <w:pPr>
              <w:rPr>
                <w:sz w:val="24"/>
                <w:szCs w:val="24"/>
              </w:rPr>
            </w:pPr>
            <w:r w:rsidRPr="00CB08FA">
              <w:rPr>
                <w:sz w:val="24"/>
                <w:szCs w:val="24"/>
              </w:rPr>
              <w:t>Preconditions</w:t>
            </w:r>
          </w:p>
        </w:tc>
        <w:tc>
          <w:tcPr>
            <w:tcW w:w="7105" w:type="dxa"/>
          </w:tcPr>
          <w:p w14:paraId="134307F9" w14:textId="77777777" w:rsidR="00E90DCC" w:rsidRPr="00CB08FA" w:rsidRDefault="00E90DCC" w:rsidP="00E90DCC">
            <w:pPr>
              <w:cnfStyle w:val="000000100000" w:firstRow="0" w:lastRow="0" w:firstColumn="0" w:lastColumn="0" w:oddVBand="0" w:evenVBand="0" w:oddHBand="1" w:evenHBand="0" w:firstRowFirstColumn="0" w:firstRowLastColumn="0" w:lastRowFirstColumn="0" w:lastRowLastColumn="0"/>
              <w:rPr>
                <w:rFonts w:ascii="system-ui" w:eastAsia="system-ui" w:hAnsi="system-ui" w:cs="system-ui"/>
                <w:sz w:val="24"/>
                <w:szCs w:val="24"/>
              </w:rPr>
            </w:pPr>
            <w:r w:rsidRPr="00CB08FA">
              <w:rPr>
                <w:rFonts w:ascii="system-ui" w:eastAsia="system-ui" w:hAnsi="system-ui" w:cs="system-ui"/>
                <w:sz w:val="24"/>
                <w:szCs w:val="24"/>
              </w:rPr>
              <w:t>Users must log in first to access the educational platform.</w:t>
            </w:r>
          </w:p>
          <w:p w14:paraId="0D958A97" w14:textId="77777777" w:rsidR="00E90DCC" w:rsidRPr="00CB08FA" w:rsidRDefault="00E90DCC" w:rsidP="00E90DCC">
            <w:pPr>
              <w:cnfStyle w:val="000000100000" w:firstRow="0" w:lastRow="0" w:firstColumn="0" w:lastColumn="0" w:oddVBand="0" w:evenVBand="0" w:oddHBand="1" w:evenHBand="0" w:firstRowFirstColumn="0" w:firstRowLastColumn="0" w:lastRowFirstColumn="0" w:lastRowLastColumn="0"/>
              <w:rPr>
                <w:rFonts w:ascii="system-ui" w:eastAsia="system-ui" w:hAnsi="system-ui" w:cs="Times New Roman"/>
                <w:sz w:val="24"/>
                <w:szCs w:val="24"/>
                <w:rtl/>
              </w:rPr>
            </w:pPr>
            <w:r w:rsidRPr="00CB08FA">
              <w:rPr>
                <w:rFonts w:ascii="system-ui" w:eastAsia="system-ui" w:hAnsi="system-ui" w:cs="system-ui"/>
                <w:sz w:val="24"/>
                <w:szCs w:val="24"/>
              </w:rPr>
              <w:t>Course content is available for the selected course.</w:t>
            </w:r>
          </w:p>
        </w:tc>
      </w:tr>
      <w:tr w:rsidR="00E90DCC" w:rsidRPr="00CB08FA" w14:paraId="340FA3B2" w14:textId="77777777" w:rsidTr="00E90DCC">
        <w:tc>
          <w:tcPr>
            <w:cnfStyle w:val="001000000000" w:firstRow="0" w:lastRow="0" w:firstColumn="1" w:lastColumn="0" w:oddVBand="0" w:evenVBand="0" w:oddHBand="0" w:evenHBand="0" w:firstRowFirstColumn="0" w:firstRowLastColumn="0" w:lastRowFirstColumn="0" w:lastRowLastColumn="0"/>
            <w:tcW w:w="2245" w:type="dxa"/>
          </w:tcPr>
          <w:p w14:paraId="3E253BDE" w14:textId="77777777" w:rsidR="00E90DCC" w:rsidRPr="00CB08FA" w:rsidRDefault="00E90DCC" w:rsidP="00E90DCC">
            <w:pPr>
              <w:rPr>
                <w:sz w:val="24"/>
                <w:szCs w:val="24"/>
              </w:rPr>
            </w:pPr>
            <w:r w:rsidRPr="00CB08FA">
              <w:rPr>
                <w:sz w:val="24"/>
                <w:szCs w:val="24"/>
              </w:rPr>
              <w:t xml:space="preserve">Normal Flow </w:t>
            </w:r>
          </w:p>
        </w:tc>
        <w:tc>
          <w:tcPr>
            <w:tcW w:w="7105" w:type="dxa"/>
          </w:tcPr>
          <w:p w14:paraId="35769282" w14:textId="27C3D76A" w:rsidR="00E90DCC" w:rsidRPr="002C7DDB" w:rsidRDefault="00E90DCC" w:rsidP="00100BC6">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4"/>
                <w:szCs w:val="24"/>
              </w:rPr>
            </w:pPr>
            <w:r w:rsidRPr="002C7DDB">
              <w:rPr>
                <w:rFonts w:ascii="system-ui" w:eastAsia="system-ui" w:hAnsi="system-ui" w:cs="system-ui"/>
                <w:sz w:val="24"/>
                <w:szCs w:val="24"/>
              </w:rPr>
              <w:t>User selects a course.</w:t>
            </w:r>
          </w:p>
          <w:p w14:paraId="20DF5D6B" w14:textId="77A2C7FA" w:rsidR="00E90DCC" w:rsidRPr="002C7DDB" w:rsidRDefault="00E90DCC" w:rsidP="00100BC6">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4"/>
                <w:szCs w:val="24"/>
              </w:rPr>
            </w:pPr>
            <w:r w:rsidRPr="002C7DDB">
              <w:rPr>
                <w:rFonts w:ascii="system-ui" w:eastAsia="system-ui" w:hAnsi="system-ui" w:cs="system-ui"/>
                <w:sz w:val="24"/>
                <w:szCs w:val="24"/>
              </w:rPr>
              <w:t>User views course content and interacts with it.</w:t>
            </w:r>
          </w:p>
        </w:tc>
      </w:tr>
      <w:tr w:rsidR="00E90DCC" w:rsidRPr="00CB08FA" w14:paraId="46BE4075" w14:textId="77777777" w:rsidTr="00E90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707A4A0" w14:textId="77777777" w:rsidR="00E90DCC" w:rsidRPr="00CB08FA" w:rsidRDefault="00E90DCC" w:rsidP="00E90DCC">
            <w:pPr>
              <w:rPr>
                <w:sz w:val="24"/>
                <w:szCs w:val="24"/>
              </w:rPr>
            </w:pPr>
            <w:r w:rsidRPr="00CB08FA">
              <w:rPr>
                <w:sz w:val="24"/>
                <w:szCs w:val="24"/>
              </w:rPr>
              <w:t>Post conditions</w:t>
            </w:r>
          </w:p>
        </w:tc>
        <w:tc>
          <w:tcPr>
            <w:tcW w:w="7105" w:type="dxa"/>
          </w:tcPr>
          <w:p w14:paraId="5B437A78" w14:textId="77777777" w:rsidR="00E90DCC" w:rsidRPr="00CB08FA" w:rsidRDefault="00E90DCC" w:rsidP="00E90DCC">
            <w:pPr>
              <w:cnfStyle w:val="000000100000" w:firstRow="0" w:lastRow="0" w:firstColumn="0" w:lastColumn="0" w:oddVBand="0" w:evenVBand="0" w:oddHBand="1" w:evenHBand="0" w:firstRowFirstColumn="0" w:firstRowLastColumn="0" w:lastRowFirstColumn="0" w:lastRowLastColumn="0"/>
              <w:rPr>
                <w:rFonts w:ascii="system-ui" w:eastAsia="system-ui" w:hAnsi="system-ui" w:cs="system-ui"/>
                <w:sz w:val="24"/>
                <w:szCs w:val="24"/>
              </w:rPr>
            </w:pPr>
            <w:r w:rsidRPr="00CB08FA">
              <w:rPr>
                <w:rFonts w:ascii="system-ui" w:eastAsia="system-ui" w:hAnsi="system-ui" w:cs="system-ui"/>
                <w:sz w:val="24"/>
                <w:szCs w:val="24"/>
              </w:rPr>
              <w:t>The user successfully accesses and interacts with the course content.</w:t>
            </w:r>
          </w:p>
        </w:tc>
      </w:tr>
      <w:tr w:rsidR="00E90DCC" w:rsidRPr="00CB08FA" w14:paraId="48C05C7E" w14:textId="77777777" w:rsidTr="00E90DCC">
        <w:tc>
          <w:tcPr>
            <w:cnfStyle w:val="001000000000" w:firstRow="0" w:lastRow="0" w:firstColumn="1" w:lastColumn="0" w:oddVBand="0" w:evenVBand="0" w:oddHBand="0" w:evenHBand="0" w:firstRowFirstColumn="0" w:firstRowLastColumn="0" w:lastRowFirstColumn="0" w:lastRowLastColumn="0"/>
            <w:tcW w:w="2245" w:type="dxa"/>
          </w:tcPr>
          <w:p w14:paraId="0BBBB3CE" w14:textId="77777777" w:rsidR="00E90DCC" w:rsidRPr="00CB08FA" w:rsidRDefault="00E90DCC" w:rsidP="00E90DCC">
            <w:pPr>
              <w:rPr>
                <w:sz w:val="24"/>
                <w:szCs w:val="24"/>
              </w:rPr>
            </w:pPr>
            <w:r w:rsidRPr="00CB08FA">
              <w:rPr>
                <w:sz w:val="24"/>
                <w:szCs w:val="24"/>
              </w:rPr>
              <w:t>Alternative Flow</w:t>
            </w:r>
          </w:p>
        </w:tc>
        <w:tc>
          <w:tcPr>
            <w:tcW w:w="7105" w:type="dxa"/>
          </w:tcPr>
          <w:p w14:paraId="3AED9D82" w14:textId="77777777" w:rsidR="00E90DCC" w:rsidRPr="00CB08FA" w:rsidRDefault="00E90DCC" w:rsidP="00E90DCC">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4"/>
                <w:szCs w:val="24"/>
              </w:rPr>
            </w:pPr>
            <w:r w:rsidRPr="00CB08FA">
              <w:rPr>
                <w:rFonts w:ascii="system-ui" w:eastAsia="system-ui" w:hAnsi="system-ui" w:cs="system-ui"/>
                <w:sz w:val="24"/>
                <w:szCs w:val="24"/>
              </w:rPr>
              <w:t>In case of technical issues, the user is redirected to a support page.</w:t>
            </w:r>
          </w:p>
        </w:tc>
      </w:tr>
    </w:tbl>
    <w:p w14:paraId="10690686" w14:textId="77777777" w:rsidR="00185003" w:rsidRPr="00CB08FA" w:rsidRDefault="00185003">
      <w:pPr>
        <w:rPr>
          <w:sz w:val="24"/>
          <w:szCs w:val="24"/>
        </w:rPr>
      </w:pPr>
    </w:p>
    <w:p w14:paraId="3593F1C9" w14:textId="0AEAB48D" w:rsidR="003472D5" w:rsidRPr="00CB08FA" w:rsidRDefault="003472D5">
      <w:pPr>
        <w:rPr>
          <w:sz w:val="24"/>
          <w:szCs w:val="24"/>
        </w:rPr>
      </w:pPr>
    </w:p>
    <w:tbl>
      <w:tblPr>
        <w:tblStyle w:val="GridTable5Dark-Accent5"/>
        <w:tblpPr w:leftFromText="180" w:rightFromText="180" w:tblpY="504"/>
        <w:tblW w:w="0" w:type="auto"/>
        <w:tblLook w:val="04A0" w:firstRow="1" w:lastRow="0" w:firstColumn="1" w:lastColumn="0" w:noHBand="0" w:noVBand="1"/>
      </w:tblPr>
      <w:tblGrid>
        <w:gridCol w:w="2245"/>
        <w:gridCol w:w="7105"/>
      </w:tblGrid>
      <w:tr w:rsidR="003472D5" w:rsidRPr="00CB08FA" w14:paraId="5423A4A6" w14:textId="77777777" w:rsidTr="00D94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7DA213F" w14:textId="77777777" w:rsidR="003472D5" w:rsidRPr="00CB08FA" w:rsidRDefault="003472D5" w:rsidP="00D94788">
            <w:pPr>
              <w:tabs>
                <w:tab w:val="right" w:pos="2029"/>
              </w:tabs>
              <w:rPr>
                <w:sz w:val="24"/>
                <w:szCs w:val="24"/>
              </w:rPr>
            </w:pPr>
            <w:r w:rsidRPr="00CB08FA">
              <w:rPr>
                <w:sz w:val="24"/>
                <w:szCs w:val="24"/>
              </w:rPr>
              <w:lastRenderedPageBreak/>
              <w:t>Use Case ID</w:t>
            </w:r>
          </w:p>
        </w:tc>
        <w:tc>
          <w:tcPr>
            <w:tcW w:w="7105" w:type="dxa"/>
          </w:tcPr>
          <w:p w14:paraId="163A42DC" w14:textId="19B26957" w:rsidR="003472D5" w:rsidRPr="00CB08FA" w:rsidRDefault="003472D5" w:rsidP="00D94788">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7</w:t>
            </w:r>
          </w:p>
        </w:tc>
      </w:tr>
      <w:tr w:rsidR="003472D5" w:rsidRPr="00CB08FA" w14:paraId="4E2E04A4" w14:textId="77777777" w:rsidTr="00D94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6704D04" w14:textId="77777777" w:rsidR="003472D5" w:rsidRPr="00CB08FA" w:rsidRDefault="003472D5" w:rsidP="00D94788">
            <w:pPr>
              <w:rPr>
                <w:sz w:val="24"/>
                <w:szCs w:val="24"/>
              </w:rPr>
            </w:pPr>
            <w:r w:rsidRPr="00CB08FA">
              <w:rPr>
                <w:sz w:val="24"/>
                <w:szCs w:val="24"/>
              </w:rPr>
              <w:t>Use Case name</w:t>
            </w:r>
          </w:p>
        </w:tc>
        <w:tc>
          <w:tcPr>
            <w:tcW w:w="7105" w:type="dxa"/>
          </w:tcPr>
          <w:p w14:paraId="4D47950D" w14:textId="111D44C7" w:rsidR="003472D5" w:rsidRPr="00CB08FA" w:rsidRDefault="14F354A2" w:rsidP="00D9478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00CB08FA">
              <w:rPr>
                <w:rFonts w:ascii="system-ui" w:eastAsia="system-ui" w:hAnsi="system-ui" w:cs="system-ui"/>
                <w:sz w:val="24"/>
                <w:szCs w:val="24"/>
              </w:rPr>
              <w:t>Add Course</w:t>
            </w:r>
          </w:p>
        </w:tc>
      </w:tr>
      <w:tr w:rsidR="003472D5" w:rsidRPr="00CB08FA" w14:paraId="442BDDDD" w14:textId="77777777" w:rsidTr="00D94788">
        <w:tc>
          <w:tcPr>
            <w:cnfStyle w:val="001000000000" w:firstRow="0" w:lastRow="0" w:firstColumn="1" w:lastColumn="0" w:oddVBand="0" w:evenVBand="0" w:oddHBand="0" w:evenHBand="0" w:firstRowFirstColumn="0" w:firstRowLastColumn="0" w:lastRowFirstColumn="0" w:lastRowLastColumn="0"/>
            <w:tcW w:w="2245" w:type="dxa"/>
          </w:tcPr>
          <w:p w14:paraId="5674D727" w14:textId="77777777" w:rsidR="003472D5" w:rsidRPr="00CB08FA" w:rsidRDefault="003472D5" w:rsidP="00D94788">
            <w:pPr>
              <w:rPr>
                <w:sz w:val="24"/>
                <w:szCs w:val="24"/>
              </w:rPr>
            </w:pPr>
            <w:r w:rsidRPr="00CB08FA">
              <w:rPr>
                <w:sz w:val="24"/>
                <w:szCs w:val="24"/>
              </w:rPr>
              <w:t>Actors</w:t>
            </w:r>
          </w:p>
        </w:tc>
        <w:tc>
          <w:tcPr>
            <w:tcW w:w="7105" w:type="dxa"/>
          </w:tcPr>
          <w:p w14:paraId="5B6EC942" w14:textId="2D6F3CE0" w:rsidR="003472D5" w:rsidRPr="00CB08FA" w:rsidRDefault="7565FB09" w:rsidP="00D9478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CB08FA">
              <w:rPr>
                <w:rFonts w:ascii="system-ui" w:eastAsia="system-ui" w:hAnsi="system-ui" w:cs="system-ui"/>
                <w:sz w:val="24"/>
                <w:szCs w:val="24"/>
              </w:rPr>
              <w:t>Admin</w:t>
            </w:r>
          </w:p>
        </w:tc>
      </w:tr>
      <w:tr w:rsidR="003472D5" w:rsidRPr="00CB08FA" w14:paraId="601B6AE1" w14:textId="77777777" w:rsidTr="00D94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1EB4EE9" w14:textId="77777777" w:rsidR="003472D5" w:rsidRPr="00CB08FA" w:rsidRDefault="003472D5" w:rsidP="00D94788">
            <w:pPr>
              <w:rPr>
                <w:sz w:val="24"/>
                <w:szCs w:val="24"/>
              </w:rPr>
            </w:pPr>
            <w:r w:rsidRPr="00CB08FA">
              <w:rPr>
                <w:sz w:val="24"/>
                <w:szCs w:val="24"/>
              </w:rPr>
              <w:t>Preconditions</w:t>
            </w:r>
          </w:p>
        </w:tc>
        <w:tc>
          <w:tcPr>
            <w:tcW w:w="7105" w:type="dxa"/>
          </w:tcPr>
          <w:p w14:paraId="1B3F2281" w14:textId="5E4DC499" w:rsidR="003472D5" w:rsidRPr="00CB08FA" w:rsidRDefault="27A16A3A" w:rsidP="00D94788">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tl/>
              </w:rPr>
            </w:pPr>
            <w:r w:rsidRPr="00CB08FA">
              <w:rPr>
                <w:rFonts w:ascii="system-ui" w:eastAsia="system-ui" w:hAnsi="system-ui" w:cs="system-ui"/>
                <w:sz w:val="24"/>
                <w:szCs w:val="24"/>
              </w:rPr>
              <w:t xml:space="preserve">Admin </w:t>
            </w:r>
            <w:r w:rsidR="3ED3D7C3" w:rsidRPr="00CB08FA">
              <w:rPr>
                <w:rFonts w:ascii="system-ui" w:eastAsia="system-ui" w:hAnsi="system-ui" w:cs="system-ui"/>
                <w:sz w:val="24"/>
                <w:szCs w:val="24"/>
              </w:rPr>
              <w:t xml:space="preserve">must log in first to </w:t>
            </w:r>
            <w:r w:rsidRPr="00CB08FA">
              <w:rPr>
                <w:rFonts w:ascii="system-ui" w:eastAsia="system-ui" w:hAnsi="system-ui" w:cs="system-ui"/>
                <w:sz w:val="24"/>
                <w:szCs w:val="24"/>
              </w:rPr>
              <w:t>access the course management system.</w:t>
            </w:r>
          </w:p>
        </w:tc>
      </w:tr>
      <w:tr w:rsidR="003472D5" w:rsidRPr="00CB08FA" w14:paraId="353AD66A" w14:textId="77777777" w:rsidTr="00D94788">
        <w:trPr>
          <w:trHeight w:val="818"/>
        </w:trPr>
        <w:tc>
          <w:tcPr>
            <w:cnfStyle w:val="001000000000" w:firstRow="0" w:lastRow="0" w:firstColumn="1" w:lastColumn="0" w:oddVBand="0" w:evenVBand="0" w:oddHBand="0" w:evenHBand="0" w:firstRowFirstColumn="0" w:firstRowLastColumn="0" w:lastRowFirstColumn="0" w:lastRowLastColumn="0"/>
            <w:tcW w:w="2245" w:type="dxa"/>
          </w:tcPr>
          <w:p w14:paraId="16E02689" w14:textId="77777777" w:rsidR="003472D5" w:rsidRPr="00CB08FA" w:rsidRDefault="003472D5" w:rsidP="00D94788">
            <w:pPr>
              <w:rPr>
                <w:sz w:val="24"/>
                <w:szCs w:val="24"/>
              </w:rPr>
            </w:pPr>
            <w:r w:rsidRPr="00CB08FA">
              <w:rPr>
                <w:sz w:val="24"/>
                <w:szCs w:val="24"/>
              </w:rPr>
              <w:t xml:space="preserve">Normal Flow </w:t>
            </w:r>
          </w:p>
        </w:tc>
        <w:tc>
          <w:tcPr>
            <w:tcW w:w="7105" w:type="dxa"/>
          </w:tcPr>
          <w:p w14:paraId="05593691" w14:textId="0E4561EC" w:rsidR="003472D5" w:rsidRPr="00CD17E4" w:rsidRDefault="0C45514B" w:rsidP="00100BC6">
            <w:pPr>
              <w:pStyle w:val="ListParagraph"/>
              <w:numPr>
                <w:ilvl w:val="0"/>
                <w:numId w:val="66"/>
              </w:num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4"/>
                <w:szCs w:val="24"/>
              </w:rPr>
            </w:pPr>
            <w:r w:rsidRPr="00CD17E4">
              <w:rPr>
                <w:rFonts w:ascii="system-ui" w:eastAsia="system-ui" w:hAnsi="system-ui" w:cs="system-ui"/>
                <w:sz w:val="24"/>
                <w:szCs w:val="24"/>
              </w:rPr>
              <w:t>Admin navigates to the "Add Course" section.</w:t>
            </w:r>
          </w:p>
          <w:p w14:paraId="346FBACA" w14:textId="717B580D" w:rsidR="003472D5" w:rsidRPr="00CD17E4" w:rsidRDefault="0C45514B" w:rsidP="00100BC6">
            <w:pPr>
              <w:pStyle w:val="ListParagraph"/>
              <w:numPr>
                <w:ilvl w:val="0"/>
                <w:numId w:val="66"/>
              </w:num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4"/>
                <w:szCs w:val="24"/>
              </w:rPr>
            </w:pPr>
            <w:r w:rsidRPr="00CD17E4">
              <w:rPr>
                <w:rFonts w:ascii="system-ui" w:eastAsia="system-ui" w:hAnsi="system-ui" w:cs="system-ui"/>
                <w:sz w:val="24"/>
                <w:szCs w:val="24"/>
              </w:rPr>
              <w:t>Admin provides course details.</w:t>
            </w:r>
          </w:p>
          <w:p w14:paraId="27B0E7BD" w14:textId="1F5ADA73" w:rsidR="003472D5" w:rsidRPr="00CD17E4" w:rsidRDefault="098F1BAE" w:rsidP="00100BC6">
            <w:pPr>
              <w:pStyle w:val="ListParagraph"/>
              <w:numPr>
                <w:ilvl w:val="0"/>
                <w:numId w:val="66"/>
              </w:num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4"/>
                <w:szCs w:val="24"/>
              </w:rPr>
            </w:pPr>
            <w:r w:rsidRPr="00CD17E4">
              <w:rPr>
                <w:rFonts w:ascii="system-ui" w:eastAsia="system-ui" w:hAnsi="system-ui" w:cs="system-ui"/>
                <w:sz w:val="24"/>
                <w:szCs w:val="24"/>
              </w:rPr>
              <w:t>Admin click on “Add Course” button.</w:t>
            </w:r>
          </w:p>
          <w:p w14:paraId="303325B8" w14:textId="1126B0AD" w:rsidR="003472D5" w:rsidRPr="00CD17E4" w:rsidRDefault="4EFE70E4" w:rsidP="00100BC6">
            <w:pPr>
              <w:pStyle w:val="ListParagraph"/>
              <w:numPr>
                <w:ilvl w:val="0"/>
                <w:numId w:val="66"/>
              </w:num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color w:val="000000" w:themeColor="text1"/>
                <w:sz w:val="24"/>
                <w:szCs w:val="24"/>
              </w:rPr>
            </w:pPr>
            <w:r w:rsidRPr="00CD17E4">
              <w:rPr>
                <w:rFonts w:ascii="system-ui" w:eastAsia="system-ui" w:hAnsi="system-ui" w:cs="system-ui"/>
                <w:color w:val="000000" w:themeColor="text1"/>
                <w:sz w:val="24"/>
                <w:szCs w:val="24"/>
              </w:rPr>
              <w:t>The system verifies and stores the course information.</w:t>
            </w:r>
          </w:p>
        </w:tc>
      </w:tr>
      <w:tr w:rsidR="003472D5" w:rsidRPr="00CB08FA" w14:paraId="08D6E45A" w14:textId="77777777" w:rsidTr="00D94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D4080CB" w14:textId="77777777" w:rsidR="003472D5" w:rsidRPr="00CB08FA" w:rsidRDefault="003472D5" w:rsidP="00D94788">
            <w:pPr>
              <w:rPr>
                <w:sz w:val="24"/>
                <w:szCs w:val="24"/>
              </w:rPr>
            </w:pPr>
            <w:r w:rsidRPr="00CB08FA">
              <w:rPr>
                <w:sz w:val="24"/>
                <w:szCs w:val="24"/>
              </w:rPr>
              <w:t>Post conditions</w:t>
            </w:r>
          </w:p>
        </w:tc>
        <w:tc>
          <w:tcPr>
            <w:tcW w:w="7105" w:type="dxa"/>
          </w:tcPr>
          <w:p w14:paraId="1E99AEE2" w14:textId="10C0BA9F" w:rsidR="003472D5" w:rsidRPr="00CB08FA" w:rsidRDefault="2B2FA3E1" w:rsidP="00D9478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00CB08FA">
              <w:rPr>
                <w:rFonts w:ascii="system-ui" w:eastAsia="system-ui" w:hAnsi="system-ui" w:cs="system-ui"/>
                <w:sz w:val="24"/>
                <w:szCs w:val="24"/>
              </w:rPr>
              <w:t>The new course has been successfully added to the system.</w:t>
            </w:r>
          </w:p>
        </w:tc>
      </w:tr>
      <w:tr w:rsidR="003472D5" w:rsidRPr="00CB08FA" w14:paraId="2FBF0F5B" w14:textId="77777777" w:rsidTr="00D94788">
        <w:tc>
          <w:tcPr>
            <w:cnfStyle w:val="001000000000" w:firstRow="0" w:lastRow="0" w:firstColumn="1" w:lastColumn="0" w:oddVBand="0" w:evenVBand="0" w:oddHBand="0" w:evenHBand="0" w:firstRowFirstColumn="0" w:firstRowLastColumn="0" w:lastRowFirstColumn="0" w:lastRowLastColumn="0"/>
            <w:tcW w:w="2245" w:type="dxa"/>
          </w:tcPr>
          <w:p w14:paraId="370318C7" w14:textId="77777777" w:rsidR="003472D5" w:rsidRPr="00CB08FA" w:rsidRDefault="003472D5" w:rsidP="00D94788">
            <w:pPr>
              <w:rPr>
                <w:sz w:val="24"/>
                <w:szCs w:val="24"/>
              </w:rPr>
            </w:pPr>
            <w:r w:rsidRPr="00CB08FA">
              <w:rPr>
                <w:sz w:val="24"/>
                <w:szCs w:val="24"/>
              </w:rPr>
              <w:t>Alternative Flow</w:t>
            </w:r>
          </w:p>
        </w:tc>
        <w:tc>
          <w:tcPr>
            <w:tcW w:w="7105" w:type="dxa"/>
          </w:tcPr>
          <w:p w14:paraId="0CDA5A18" w14:textId="1FC4CC54" w:rsidR="003472D5" w:rsidRPr="00CB08FA" w:rsidRDefault="69194F46" w:rsidP="00D9478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0CB08FA">
              <w:rPr>
                <w:rFonts w:ascii="system-ui" w:eastAsia="system-ui" w:hAnsi="system-ui" w:cs="system-ui"/>
                <w:sz w:val="24"/>
                <w:szCs w:val="24"/>
              </w:rPr>
              <w:t>If there are any validation errors (missing information or duplicate course name), the system prompts the admin to correct the errors and resubmit.</w:t>
            </w:r>
          </w:p>
        </w:tc>
      </w:tr>
    </w:tbl>
    <w:p w14:paraId="3A16430B" w14:textId="261D4DBB" w:rsidR="00A1404D" w:rsidRDefault="00A1404D" w:rsidP="41775896">
      <w:pPr>
        <w:rPr>
          <w:sz w:val="24"/>
          <w:szCs w:val="24"/>
        </w:rPr>
      </w:pPr>
    </w:p>
    <w:p w14:paraId="79E048AE" w14:textId="77777777" w:rsidR="0097702B" w:rsidRPr="00CB08FA" w:rsidRDefault="0097702B" w:rsidP="41775896">
      <w:pPr>
        <w:rPr>
          <w:sz w:val="24"/>
          <w:szCs w:val="24"/>
        </w:rPr>
      </w:pPr>
    </w:p>
    <w:tbl>
      <w:tblPr>
        <w:tblStyle w:val="GridTable5Dark-Accent5"/>
        <w:tblW w:w="0" w:type="auto"/>
        <w:tblLook w:val="04A0" w:firstRow="1" w:lastRow="0" w:firstColumn="1" w:lastColumn="0" w:noHBand="0" w:noVBand="1"/>
      </w:tblPr>
      <w:tblGrid>
        <w:gridCol w:w="2245"/>
        <w:gridCol w:w="7105"/>
      </w:tblGrid>
      <w:tr w:rsidR="003472D5" w:rsidRPr="00CB08FA" w14:paraId="560D58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614BC0" w14:textId="77777777" w:rsidR="003472D5" w:rsidRPr="00CB08FA" w:rsidRDefault="003472D5">
            <w:pPr>
              <w:tabs>
                <w:tab w:val="right" w:pos="2029"/>
              </w:tabs>
              <w:rPr>
                <w:sz w:val="24"/>
                <w:szCs w:val="24"/>
              </w:rPr>
            </w:pPr>
            <w:r w:rsidRPr="00CB08FA">
              <w:rPr>
                <w:sz w:val="24"/>
                <w:szCs w:val="24"/>
              </w:rPr>
              <w:t>Use Case ID</w:t>
            </w:r>
          </w:p>
        </w:tc>
        <w:tc>
          <w:tcPr>
            <w:tcW w:w="7105" w:type="dxa"/>
          </w:tcPr>
          <w:p w14:paraId="5AA3B96C" w14:textId="6C7FEF57" w:rsidR="003472D5" w:rsidRPr="00CB08FA" w:rsidRDefault="003472D5">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8</w:t>
            </w:r>
          </w:p>
        </w:tc>
      </w:tr>
      <w:tr w:rsidR="003472D5" w:rsidRPr="00CB08FA" w14:paraId="7D6A81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90FA2AA" w14:textId="77777777" w:rsidR="003472D5" w:rsidRPr="00CB08FA" w:rsidRDefault="003472D5">
            <w:pPr>
              <w:rPr>
                <w:sz w:val="24"/>
                <w:szCs w:val="24"/>
              </w:rPr>
            </w:pPr>
            <w:r w:rsidRPr="00CB08FA">
              <w:rPr>
                <w:sz w:val="24"/>
                <w:szCs w:val="24"/>
              </w:rPr>
              <w:t>Use Case name</w:t>
            </w:r>
          </w:p>
        </w:tc>
        <w:tc>
          <w:tcPr>
            <w:tcW w:w="7105" w:type="dxa"/>
          </w:tcPr>
          <w:p w14:paraId="47E027FA" w14:textId="6CE6A55A" w:rsidR="003472D5" w:rsidRPr="00CB08FA" w:rsidRDefault="15775839">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Remove courses</w:t>
            </w:r>
          </w:p>
        </w:tc>
      </w:tr>
      <w:tr w:rsidR="003472D5" w:rsidRPr="00CB08FA" w14:paraId="6738BEBF" w14:textId="77777777">
        <w:tc>
          <w:tcPr>
            <w:cnfStyle w:val="001000000000" w:firstRow="0" w:lastRow="0" w:firstColumn="1" w:lastColumn="0" w:oddVBand="0" w:evenVBand="0" w:oddHBand="0" w:evenHBand="0" w:firstRowFirstColumn="0" w:firstRowLastColumn="0" w:lastRowFirstColumn="0" w:lastRowLastColumn="0"/>
            <w:tcW w:w="2245" w:type="dxa"/>
          </w:tcPr>
          <w:p w14:paraId="7A084933" w14:textId="77777777" w:rsidR="003472D5" w:rsidRPr="00CB08FA" w:rsidRDefault="003472D5">
            <w:pPr>
              <w:rPr>
                <w:sz w:val="24"/>
                <w:szCs w:val="24"/>
              </w:rPr>
            </w:pPr>
            <w:r w:rsidRPr="00CB08FA">
              <w:rPr>
                <w:sz w:val="24"/>
                <w:szCs w:val="24"/>
              </w:rPr>
              <w:t>Actors</w:t>
            </w:r>
          </w:p>
        </w:tc>
        <w:tc>
          <w:tcPr>
            <w:tcW w:w="7105" w:type="dxa"/>
          </w:tcPr>
          <w:p w14:paraId="2AED2888" w14:textId="76663C7A" w:rsidR="003472D5" w:rsidRPr="00CB08FA" w:rsidRDefault="004E7E29">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A</w:t>
            </w:r>
            <w:r w:rsidR="59FEA1AC" w:rsidRPr="00CB08FA">
              <w:rPr>
                <w:sz w:val="24"/>
                <w:szCs w:val="24"/>
              </w:rPr>
              <w:t>dmin</w:t>
            </w:r>
          </w:p>
        </w:tc>
      </w:tr>
      <w:tr w:rsidR="003472D5" w:rsidRPr="00CB08FA" w14:paraId="4DDC77A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6FAA152" w14:textId="77777777" w:rsidR="003472D5" w:rsidRPr="00CB08FA" w:rsidRDefault="003472D5">
            <w:pPr>
              <w:rPr>
                <w:sz w:val="24"/>
                <w:szCs w:val="24"/>
              </w:rPr>
            </w:pPr>
            <w:r w:rsidRPr="00CB08FA">
              <w:rPr>
                <w:sz w:val="24"/>
                <w:szCs w:val="24"/>
              </w:rPr>
              <w:t>Preconditions</w:t>
            </w:r>
          </w:p>
        </w:tc>
        <w:tc>
          <w:tcPr>
            <w:tcW w:w="7105" w:type="dxa"/>
          </w:tcPr>
          <w:p w14:paraId="580B8AE6" w14:textId="68E8F888" w:rsidR="003472D5" w:rsidRPr="00CB08FA" w:rsidRDefault="5E2C0437">
            <w:pPr>
              <w:cnfStyle w:val="000000100000" w:firstRow="0" w:lastRow="0" w:firstColumn="0" w:lastColumn="0" w:oddVBand="0" w:evenVBand="0" w:oddHBand="1" w:evenHBand="0" w:firstRowFirstColumn="0" w:firstRowLastColumn="0" w:lastRowFirstColumn="0" w:lastRowLastColumn="0"/>
              <w:rPr>
                <w:sz w:val="24"/>
                <w:szCs w:val="24"/>
                <w:rtl/>
                <w:lang w:bidi="ar-EG"/>
              </w:rPr>
            </w:pPr>
            <w:r w:rsidRPr="00CB08FA">
              <w:rPr>
                <w:sz w:val="24"/>
                <w:szCs w:val="24"/>
                <w:lang w:bidi="ar-EG"/>
              </w:rPr>
              <w:t>The admin must enter the course code to remove it</w:t>
            </w:r>
          </w:p>
        </w:tc>
      </w:tr>
      <w:tr w:rsidR="003472D5" w:rsidRPr="00CB08FA" w14:paraId="29DF4022" w14:textId="77777777">
        <w:tc>
          <w:tcPr>
            <w:cnfStyle w:val="001000000000" w:firstRow="0" w:lastRow="0" w:firstColumn="1" w:lastColumn="0" w:oddVBand="0" w:evenVBand="0" w:oddHBand="0" w:evenHBand="0" w:firstRowFirstColumn="0" w:firstRowLastColumn="0" w:lastRowFirstColumn="0" w:lastRowLastColumn="0"/>
            <w:tcW w:w="2245" w:type="dxa"/>
          </w:tcPr>
          <w:p w14:paraId="1DE793FE" w14:textId="77777777" w:rsidR="003472D5" w:rsidRPr="00CB08FA" w:rsidRDefault="003472D5">
            <w:pPr>
              <w:rPr>
                <w:sz w:val="24"/>
                <w:szCs w:val="24"/>
              </w:rPr>
            </w:pPr>
            <w:r w:rsidRPr="00CB08FA">
              <w:rPr>
                <w:sz w:val="24"/>
                <w:szCs w:val="24"/>
              </w:rPr>
              <w:t xml:space="preserve">Normal Flow </w:t>
            </w:r>
          </w:p>
        </w:tc>
        <w:tc>
          <w:tcPr>
            <w:tcW w:w="7105" w:type="dxa"/>
          </w:tcPr>
          <w:p w14:paraId="2FF6CD25" w14:textId="33BF53E2" w:rsidR="003472D5" w:rsidRPr="00100BC6" w:rsidRDefault="103B8AD1" w:rsidP="00100BC6">
            <w:pPr>
              <w:pStyle w:val="ListParagraph"/>
              <w:numPr>
                <w:ilvl w:val="0"/>
                <w:numId w:val="67"/>
              </w:numPr>
              <w:cnfStyle w:val="000000000000" w:firstRow="0" w:lastRow="0" w:firstColumn="0" w:lastColumn="0" w:oddVBand="0" w:evenVBand="0" w:oddHBand="0" w:evenHBand="0" w:firstRowFirstColumn="0" w:firstRowLastColumn="0" w:lastRowFirstColumn="0" w:lastRowLastColumn="0"/>
              <w:rPr>
                <w:sz w:val="24"/>
                <w:szCs w:val="24"/>
              </w:rPr>
            </w:pPr>
            <w:r w:rsidRPr="00100BC6">
              <w:rPr>
                <w:sz w:val="24"/>
                <w:szCs w:val="24"/>
              </w:rPr>
              <w:t>Admin login.</w:t>
            </w:r>
          </w:p>
          <w:p w14:paraId="2CAF79FB" w14:textId="315DE2BD" w:rsidR="003472D5" w:rsidRPr="00100BC6" w:rsidRDefault="29AC1C57" w:rsidP="00100BC6">
            <w:pPr>
              <w:pStyle w:val="ListParagraph"/>
              <w:numPr>
                <w:ilvl w:val="0"/>
                <w:numId w:val="67"/>
              </w:numPr>
              <w:cnfStyle w:val="000000000000" w:firstRow="0" w:lastRow="0" w:firstColumn="0" w:lastColumn="0" w:oddVBand="0" w:evenVBand="0" w:oddHBand="0" w:evenHBand="0" w:firstRowFirstColumn="0" w:firstRowLastColumn="0" w:lastRowFirstColumn="0" w:lastRowLastColumn="0"/>
              <w:rPr>
                <w:sz w:val="24"/>
                <w:szCs w:val="24"/>
              </w:rPr>
            </w:pPr>
            <w:r w:rsidRPr="00100BC6">
              <w:rPr>
                <w:sz w:val="24"/>
                <w:szCs w:val="24"/>
              </w:rPr>
              <w:t>A</w:t>
            </w:r>
            <w:r w:rsidR="4835E996" w:rsidRPr="00100BC6">
              <w:rPr>
                <w:sz w:val="24"/>
                <w:szCs w:val="24"/>
              </w:rPr>
              <w:t>dmin</w:t>
            </w:r>
            <w:r w:rsidR="0AA48844" w:rsidRPr="00100BC6">
              <w:rPr>
                <w:sz w:val="24"/>
                <w:szCs w:val="24"/>
              </w:rPr>
              <w:t xml:space="preserve"> click on delete course tap</w:t>
            </w:r>
          </w:p>
          <w:p w14:paraId="3A5311E4" w14:textId="68009F19" w:rsidR="1EBFD3A3" w:rsidRPr="00100BC6" w:rsidRDefault="5A5F1F6B" w:rsidP="00100BC6">
            <w:pPr>
              <w:pStyle w:val="ListParagraph"/>
              <w:numPr>
                <w:ilvl w:val="0"/>
                <w:numId w:val="67"/>
              </w:numPr>
              <w:cnfStyle w:val="000000000000" w:firstRow="0" w:lastRow="0" w:firstColumn="0" w:lastColumn="0" w:oddVBand="0" w:evenVBand="0" w:oddHBand="0" w:evenHBand="0" w:firstRowFirstColumn="0" w:firstRowLastColumn="0" w:lastRowFirstColumn="0" w:lastRowLastColumn="0"/>
              <w:rPr>
                <w:sz w:val="24"/>
                <w:szCs w:val="24"/>
              </w:rPr>
            </w:pPr>
            <w:r w:rsidRPr="00100BC6">
              <w:rPr>
                <w:sz w:val="24"/>
                <w:szCs w:val="24"/>
              </w:rPr>
              <w:t xml:space="preserve">Confirm the </w:t>
            </w:r>
            <w:r w:rsidR="0AA48844" w:rsidRPr="00100BC6">
              <w:rPr>
                <w:sz w:val="24"/>
                <w:szCs w:val="24"/>
              </w:rPr>
              <w:t xml:space="preserve">admin </w:t>
            </w:r>
            <w:r w:rsidRPr="00100BC6">
              <w:rPr>
                <w:sz w:val="24"/>
                <w:szCs w:val="24"/>
              </w:rPr>
              <w:t>identity</w:t>
            </w:r>
          </w:p>
          <w:p w14:paraId="30060730" w14:textId="53E4C30C" w:rsidR="003472D5" w:rsidRPr="00100BC6" w:rsidRDefault="6D096354" w:rsidP="00100BC6">
            <w:pPr>
              <w:pStyle w:val="ListParagraph"/>
              <w:numPr>
                <w:ilvl w:val="0"/>
                <w:numId w:val="67"/>
              </w:numPr>
              <w:cnfStyle w:val="000000000000" w:firstRow="0" w:lastRow="0" w:firstColumn="0" w:lastColumn="0" w:oddVBand="0" w:evenVBand="0" w:oddHBand="0" w:evenHBand="0" w:firstRowFirstColumn="0" w:firstRowLastColumn="0" w:lastRowFirstColumn="0" w:lastRowLastColumn="0"/>
              <w:rPr>
                <w:sz w:val="24"/>
                <w:szCs w:val="24"/>
              </w:rPr>
            </w:pPr>
            <w:r w:rsidRPr="00100BC6">
              <w:rPr>
                <w:sz w:val="24"/>
                <w:szCs w:val="24"/>
              </w:rPr>
              <w:t>A</w:t>
            </w:r>
            <w:r w:rsidR="4835E996" w:rsidRPr="00100BC6">
              <w:rPr>
                <w:sz w:val="24"/>
                <w:szCs w:val="24"/>
              </w:rPr>
              <w:t xml:space="preserve">dmin </w:t>
            </w:r>
            <w:r w:rsidR="0AA48844" w:rsidRPr="00100BC6">
              <w:rPr>
                <w:sz w:val="24"/>
                <w:szCs w:val="24"/>
              </w:rPr>
              <w:t>enter course code</w:t>
            </w:r>
          </w:p>
          <w:p w14:paraId="58254BF1" w14:textId="5F39ACB0" w:rsidR="003472D5" w:rsidRPr="00100BC6" w:rsidRDefault="035EF681" w:rsidP="00100BC6">
            <w:pPr>
              <w:pStyle w:val="ListParagraph"/>
              <w:numPr>
                <w:ilvl w:val="0"/>
                <w:numId w:val="67"/>
              </w:numPr>
              <w:cnfStyle w:val="000000000000" w:firstRow="0" w:lastRow="0" w:firstColumn="0" w:lastColumn="0" w:oddVBand="0" w:evenVBand="0" w:oddHBand="0" w:evenHBand="0" w:firstRowFirstColumn="0" w:firstRowLastColumn="0" w:lastRowFirstColumn="0" w:lastRowLastColumn="0"/>
              <w:rPr>
                <w:sz w:val="24"/>
                <w:szCs w:val="24"/>
              </w:rPr>
            </w:pPr>
            <w:r w:rsidRPr="00100BC6">
              <w:rPr>
                <w:sz w:val="24"/>
                <w:szCs w:val="24"/>
              </w:rPr>
              <w:t>A</w:t>
            </w:r>
            <w:r w:rsidR="4835E996" w:rsidRPr="00100BC6">
              <w:rPr>
                <w:sz w:val="24"/>
                <w:szCs w:val="24"/>
              </w:rPr>
              <w:t>dmin</w:t>
            </w:r>
            <w:r w:rsidR="0AA48844" w:rsidRPr="00100BC6">
              <w:rPr>
                <w:sz w:val="24"/>
                <w:szCs w:val="24"/>
              </w:rPr>
              <w:t xml:space="preserve"> click on delete button</w:t>
            </w:r>
          </w:p>
        </w:tc>
      </w:tr>
      <w:tr w:rsidR="003472D5" w:rsidRPr="00CB08FA" w14:paraId="3B3425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4AC1B2F" w14:textId="77777777" w:rsidR="003472D5" w:rsidRPr="00CB08FA" w:rsidRDefault="003472D5">
            <w:pPr>
              <w:rPr>
                <w:sz w:val="24"/>
                <w:szCs w:val="24"/>
              </w:rPr>
            </w:pPr>
            <w:r w:rsidRPr="00CB08FA">
              <w:rPr>
                <w:sz w:val="24"/>
                <w:szCs w:val="24"/>
              </w:rPr>
              <w:t>Post conditions</w:t>
            </w:r>
          </w:p>
        </w:tc>
        <w:tc>
          <w:tcPr>
            <w:tcW w:w="7105" w:type="dxa"/>
          </w:tcPr>
          <w:p w14:paraId="099BDB2E" w14:textId="58360FF9" w:rsidR="003472D5" w:rsidRPr="00CB08FA" w:rsidRDefault="6D7932C2">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 xml:space="preserve">Course deletes successful </w:t>
            </w:r>
          </w:p>
        </w:tc>
      </w:tr>
      <w:tr w:rsidR="003472D5" w:rsidRPr="00CB08FA" w14:paraId="149A7C4C" w14:textId="77777777">
        <w:tc>
          <w:tcPr>
            <w:cnfStyle w:val="001000000000" w:firstRow="0" w:lastRow="0" w:firstColumn="1" w:lastColumn="0" w:oddVBand="0" w:evenVBand="0" w:oddHBand="0" w:evenHBand="0" w:firstRowFirstColumn="0" w:firstRowLastColumn="0" w:lastRowFirstColumn="0" w:lastRowLastColumn="0"/>
            <w:tcW w:w="2245" w:type="dxa"/>
          </w:tcPr>
          <w:p w14:paraId="5AA2302D" w14:textId="77777777" w:rsidR="003472D5" w:rsidRPr="00CB08FA" w:rsidRDefault="003472D5">
            <w:pPr>
              <w:rPr>
                <w:sz w:val="24"/>
                <w:szCs w:val="24"/>
              </w:rPr>
            </w:pPr>
            <w:r w:rsidRPr="00CB08FA">
              <w:rPr>
                <w:sz w:val="24"/>
                <w:szCs w:val="24"/>
              </w:rPr>
              <w:t>Alternative Flow</w:t>
            </w:r>
          </w:p>
        </w:tc>
        <w:tc>
          <w:tcPr>
            <w:tcW w:w="7105" w:type="dxa"/>
          </w:tcPr>
          <w:p w14:paraId="1B1F2350" w14:textId="72C82CC1" w:rsidR="003472D5" w:rsidRPr="00CB08FA" w:rsidRDefault="67B65B00">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lang w:val="en"/>
              </w:rPr>
              <w:t>have not entered the course code or entered the course code incorrectly</w:t>
            </w:r>
          </w:p>
        </w:tc>
      </w:tr>
    </w:tbl>
    <w:p w14:paraId="40FC738E" w14:textId="6B773D60" w:rsidR="7662CB8F" w:rsidRPr="00CB08FA" w:rsidRDefault="7662CB8F" w:rsidP="7662CB8F">
      <w:pPr>
        <w:rPr>
          <w:sz w:val="24"/>
          <w:szCs w:val="24"/>
        </w:rPr>
      </w:pPr>
    </w:p>
    <w:p w14:paraId="4E2C658A" w14:textId="77777777" w:rsidR="005840D6" w:rsidRPr="00CB08FA" w:rsidRDefault="005840D6" w:rsidP="7662CB8F">
      <w:pPr>
        <w:rPr>
          <w:sz w:val="24"/>
          <w:szCs w:val="24"/>
        </w:rPr>
      </w:pPr>
    </w:p>
    <w:tbl>
      <w:tblPr>
        <w:tblStyle w:val="GridTable5Dark-Accent5"/>
        <w:tblW w:w="0" w:type="auto"/>
        <w:tblLook w:val="04A0" w:firstRow="1" w:lastRow="0" w:firstColumn="1" w:lastColumn="0" w:noHBand="0" w:noVBand="1"/>
      </w:tblPr>
      <w:tblGrid>
        <w:gridCol w:w="2245"/>
        <w:gridCol w:w="7105"/>
      </w:tblGrid>
      <w:tr w:rsidR="003472D5" w:rsidRPr="00CB08FA" w14:paraId="715CDA9C" w14:textId="77777777" w:rsidTr="0B01C29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5" w:type="dxa"/>
          </w:tcPr>
          <w:p w14:paraId="4A2CAA02" w14:textId="77777777" w:rsidR="003472D5" w:rsidRPr="00CB08FA" w:rsidRDefault="003472D5">
            <w:pPr>
              <w:tabs>
                <w:tab w:val="right" w:pos="2029"/>
              </w:tabs>
              <w:rPr>
                <w:sz w:val="24"/>
                <w:szCs w:val="24"/>
              </w:rPr>
            </w:pPr>
            <w:r w:rsidRPr="00CB08FA">
              <w:rPr>
                <w:sz w:val="24"/>
                <w:szCs w:val="24"/>
              </w:rPr>
              <w:t>Use Case ID</w:t>
            </w:r>
          </w:p>
        </w:tc>
        <w:tc>
          <w:tcPr>
            <w:tcW w:w="7105" w:type="dxa"/>
          </w:tcPr>
          <w:p w14:paraId="2E82F77A" w14:textId="030DDA6A" w:rsidR="003472D5" w:rsidRPr="00CB08FA" w:rsidRDefault="003472D5">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9</w:t>
            </w:r>
          </w:p>
        </w:tc>
      </w:tr>
      <w:tr w:rsidR="003472D5" w:rsidRPr="00CB08FA" w14:paraId="5E6DEE81" w14:textId="77777777" w:rsidTr="0B01C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5" w:type="dxa"/>
          </w:tcPr>
          <w:p w14:paraId="123B83F7" w14:textId="77777777" w:rsidR="003472D5" w:rsidRPr="00CB08FA" w:rsidRDefault="003472D5">
            <w:pPr>
              <w:rPr>
                <w:sz w:val="24"/>
                <w:szCs w:val="24"/>
              </w:rPr>
            </w:pPr>
            <w:r w:rsidRPr="00CB08FA">
              <w:rPr>
                <w:sz w:val="24"/>
                <w:szCs w:val="24"/>
              </w:rPr>
              <w:t>Use Case name</w:t>
            </w:r>
          </w:p>
        </w:tc>
        <w:tc>
          <w:tcPr>
            <w:tcW w:w="7105" w:type="dxa"/>
          </w:tcPr>
          <w:p w14:paraId="104266C9" w14:textId="3775EBFC" w:rsidR="003472D5" w:rsidRPr="00CB08FA" w:rsidRDefault="66EB0D4D">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Modify courses</w:t>
            </w:r>
          </w:p>
        </w:tc>
      </w:tr>
      <w:tr w:rsidR="003472D5" w:rsidRPr="00CB08FA" w14:paraId="6B216BFF" w14:textId="77777777">
        <w:tc>
          <w:tcPr>
            <w:cnfStyle w:val="001000000000" w:firstRow="0" w:lastRow="0" w:firstColumn="1" w:lastColumn="0" w:oddVBand="0" w:evenVBand="0" w:oddHBand="0" w:evenHBand="0" w:firstRowFirstColumn="0" w:firstRowLastColumn="0" w:lastRowFirstColumn="0" w:lastRowLastColumn="0"/>
            <w:tcW w:w="2245" w:type="dxa"/>
          </w:tcPr>
          <w:p w14:paraId="3A63C1A0" w14:textId="77777777" w:rsidR="003472D5" w:rsidRPr="00CB08FA" w:rsidRDefault="003472D5">
            <w:pPr>
              <w:rPr>
                <w:sz w:val="24"/>
                <w:szCs w:val="24"/>
              </w:rPr>
            </w:pPr>
            <w:r w:rsidRPr="00CB08FA">
              <w:rPr>
                <w:sz w:val="24"/>
                <w:szCs w:val="24"/>
              </w:rPr>
              <w:t>Actors</w:t>
            </w:r>
          </w:p>
        </w:tc>
        <w:tc>
          <w:tcPr>
            <w:tcW w:w="7105" w:type="dxa"/>
          </w:tcPr>
          <w:p w14:paraId="2007ED25" w14:textId="50973622" w:rsidR="003472D5" w:rsidRPr="00CB08FA" w:rsidRDefault="00C02E13">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A</w:t>
            </w:r>
            <w:r w:rsidR="70994727" w:rsidRPr="00CB08FA">
              <w:rPr>
                <w:sz w:val="24"/>
                <w:szCs w:val="24"/>
              </w:rPr>
              <w:t>dmin</w:t>
            </w:r>
          </w:p>
        </w:tc>
      </w:tr>
      <w:tr w:rsidR="003472D5" w:rsidRPr="00CB08FA" w14:paraId="691E41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C390161" w14:textId="77777777" w:rsidR="003472D5" w:rsidRPr="00CB08FA" w:rsidRDefault="003472D5">
            <w:pPr>
              <w:rPr>
                <w:sz w:val="24"/>
                <w:szCs w:val="24"/>
              </w:rPr>
            </w:pPr>
            <w:r w:rsidRPr="00CB08FA">
              <w:rPr>
                <w:sz w:val="24"/>
                <w:szCs w:val="24"/>
              </w:rPr>
              <w:t>Preconditions</w:t>
            </w:r>
          </w:p>
        </w:tc>
        <w:tc>
          <w:tcPr>
            <w:tcW w:w="7105" w:type="dxa"/>
          </w:tcPr>
          <w:p w14:paraId="31F6EE3C" w14:textId="0435BF37" w:rsidR="003472D5" w:rsidRPr="00CB08FA" w:rsidRDefault="3C515293">
            <w:pPr>
              <w:cnfStyle w:val="000000100000" w:firstRow="0" w:lastRow="0" w:firstColumn="0" w:lastColumn="0" w:oddVBand="0" w:evenVBand="0" w:oddHBand="1" w:evenHBand="0" w:firstRowFirstColumn="0" w:firstRowLastColumn="0" w:lastRowFirstColumn="0" w:lastRowLastColumn="0"/>
              <w:rPr>
                <w:sz w:val="24"/>
                <w:szCs w:val="24"/>
                <w:rtl/>
                <w:lang w:bidi="ar-EG"/>
              </w:rPr>
            </w:pPr>
            <w:r w:rsidRPr="00CB08FA">
              <w:rPr>
                <w:sz w:val="24"/>
                <w:szCs w:val="24"/>
                <w:lang w:bidi="ar-EG"/>
              </w:rPr>
              <w:t>The admin must enter the course code to modify it</w:t>
            </w:r>
          </w:p>
        </w:tc>
      </w:tr>
      <w:tr w:rsidR="003472D5" w:rsidRPr="00CB08FA" w14:paraId="14E1B688" w14:textId="77777777">
        <w:tc>
          <w:tcPr>
            <w:cnfStyle w:val="001000000000" w:firstRow="0" w:lastRow="0" w:firstColumn="1" w:lastColumn="0" w:oddVBand="0" w:evenVBand="0" w:oddHBand="0" w:evenHBand="0" w:firstRowFirstColumn="0" w:firstRowLastColumn="0" w:lastRowFirstColumn="0" w:lastRowLastColumn="0"/>
            <w:tcW w:w="2245" w:type="dxa"/>
          </w:tcPr>
          <w:p w14:paraId="48BDCD19" w14:textId="77777777" w:rsidR="003472D5" w:rsidRPr="00CB08FA" w:rsidRDefault="003472D5">
            <w:pPr>
              <w:rPr>
                <w:sz w:val="24"/>
                <w:szCs w:val="24"/>
              </w:rPr>
            </w:pPr>
            <w:r w:rsidRPr="00CB08FA">
              <w:rPr>
                <w:sz w:val="24"/>
                <w:szCs w:val="24"/>
              </w:rPr>
              <w:t xml:space="preserve">Normal Flow </w:t>
            </w:r>
          </w:p>
        </w:tc>
        <w:tc>
          <w:tcPr>
            <w:tcW w:w="7105" w:type="dxa"/>
          </w:tcPr>
          <w:p w14:paraId="379A9A5C" w14:textId="704D729A" w:rsidR="003472D5" w:rsidRPr="003932A4" w:rsidRDefault="35C4E0F9" w:rsidP="003932A4">
            <w:pPr>
              <w:pStyle w:val="ListParagraph"/>
              <w:numPr>
                <w:ilvl w:val="0"/>
                <w:numId w:val="69"/>
              </w:numPr>
              <w:cnfStyle w:val="000000000000" w:firstRow="0" w:lastRow="0" w:firstColumn="0" w:lastColumn="0" w:oddVBand="0" w:evenVBand="0" w:oddHBand="0" w:evenHBand="0" w:firstRowFirstColumn="0" w:firstRowLastColumn="0" w:lastRowFirstColumn="0" w:lastRowLastColumn="0"/>
              <w:rPr>
                <w:sz w:val="24"/>
                <w:szCs w:val="24"/>
              </w:rPr>
            </w:pPr>
            <w:r w:rsidRPr="003932A4">
              <w:rPr>
                <w:sz w:val="24"/>
                <w:szCs w:val="24"/>
              </w:rPr>
              <w:t>Admin login.</w:t>
            </w:r>
          </w:p>
          <w:p w14:paraId="54FEA7D7" w14:textId="5C849474" w:rsidR="003472D5" w:rsidRPr="003932A4" w:rsidRDefault="20BA795D" w:rsidP="003932A4">
            <w:pPr>
              <w:pStyle w:val="ListParagraph"/>
              <w:numPr>
                <w:ilvl w:val="0"/>
                <w:numId w:val="69"/>
              </w:numPr>
              <w:cnfStyle w:val="000000000000" w:firstRow="0" w:lastRow="0" w:firstColumn="0" w:lastColumn="0" w:oddVBand="0" w:evenVBand="0" w:oddHBand="0" w:evenHBand="0" w:firstRowFirstColumn="0" w:firstRowLastColumn="0" w:lastRowFirstColumn="0" w:lastRowLastColumn="0"/>
              <w:rPr>
                <w:sz w:val="24"/>
                <w:szCs w:val="24"/>
              </w:rPr>
            </w:pPr>
            <w:r w:rsidRPr="003932A4">
              <w:rPr>
                <w:sz w:val="24"/>
                <w:szCs w:val="24"/>
              </w:rPr>
              <w:t>A</w:t>
            </w:r>
            <w:r w:rsidR="702E7BC6" w:rsidRPr="003932A4">
              <w:rPr>
                <w:sz w:val="24"/>
                <w:szCs w:val="24"/>
              </w:rPr>
              <w:t>dmin</w:t>
            </w:r>
            <w:r w:rsidR="1A556776" w:rsidRPr="003932A4">
              <w:rPr>
                <w:sz w:val="24"/>
                <w:szCs w:val="24"/>
              </w:rPr>
              <w:t xml:space="preserve"> click on modify course tap</w:t>
            </w:r>
            <w:r w:rsidR="00BF641F" w:rsidRPr="003932A4">
              <w:rPr>
                <w:sz w:val="24"/>
                <w:szCs w:val="24"/>
              </w:rPr>
              <w:t>.</w:t>
            </w:r>
          </w:p>
          <w:p w14:paraId="16B561B2" w14:textId="383E0696" w:rsidR="4D761223" w:rsidRPr="003932A4" w:rsidRDefault="4887B81A" w:rsidP="003932A4">
            <w:pPr>
              <w:pStyle w:val="ListParagraph"/>
              <w:numPr>
                <w:ilvl w:val="0"/>
                <w:numId w:val="69"/>
              </w:numPr>
              <w:cnfStyle w:val="000000000000" w:firstRow="0" w:lastRow="0" w:firstColumn="0" w:lastColumn="0" w:oddVBand="0" w:evenVBand="0" w:oddHBand="0" w:evenHBand="0" w:firstRowFirstColumn="0" w:firstRowLastColumn="0" w:lastRowFirstColumn="0" w:lastRowLastColumn="0"/>
              <w:rPr>
                <w:sz w:val="24"/>
                <w:szCs w:val="24"/>
              </w:rPr>
            </w:pPr>
            <w:r w:rsidRPr="003932A4">
              <w:rPr>
                <w:sz w:val="24"/>
                <w:szCs w:val="24"/>
              </w:rPr>
              <w:t xml:space="preserve">Confirm the </w:t>
            </w:r>
            <w:r w:rsidR="1A556776" w:rsidRPr="003932A4">
              <w:rPr>
                <w:sz w:val="24"/>
                <w:szCs w:val="24"/>
              </w:rPr>
              <w:t xml:space="preserve">admin </w:t>
            </w:r>
            <w:r w:rsidRPr="003932A4">
              <w:rPr>
                <w:sz w:val="24"/>
                <w:szCs w:val="24"/>
              </w:rPr>
              <w:t>identity</w:t>
            </w:r>
            <w:r w:rsidR="00BF641F" w:rsidRPr="003932A4">
              <w:rPr>
                <w:sz w:val="24"/>
                <w:szCs w:val="24"/>
              </w:rPr>
              <w:t>.</w:t>
            </w:r>
          </w:p>
          <w:p w14:paraId="495AAD07" w14:textId="49A042CB" w:rsidR="003472D5" w:rsidRPr="003932A4" w:rsidRDefault="3AC73A6F" w:rsidP="003932A4">
            <w:pPr>
              <w:pStyle w:val="ListParagraph"/>
              <w:numPr>
                <w:ilvl w:val="0"/>
                <w:numId w:val="69"/>
              </w:numPr>
              <w:cnfStyle w:val="000000000000" w:firstRow="0" w:lastRow="0" w:firstColumn="0" w:lastColumn="0" w:oddVBand="0" w:evenVBand="0" w:oddHBand="0" w:evenHBand="0" w:firstRowFirstColumn="0" w:firstRowLastColumn="0" w:lastRowFirstColumn="0" w:lastRowLastColumn="0"/>
              <w:rPr>
                <w:sz w:val="24"/>
                <w:szCs w:val="24"/>
              </w:rPr>
            </w:pPr>
            <w:r w:rsidRPr="003932A4">
              <w:rPr>
                <w:sz w:val="24"/>
                <w:szCs w:val="24"/>
              </w:rPr>
              <w:t>A</w:t>
            </w:r>
            <w:r w:rsidR="702E7BC6" w:rsidRPr="003932A4">
              <w:rPr>
                <w:sz w:val="24"/>
                <w:szCs w:val="24"/>
              </w:rPr>
              <w:t xml:space="preserve">dmin </w:t>
            </w:r>
            <w:r w:rsidR="1A556776" w:rsidRPr="003932A4">
              <w:rPr>
                <w:sz w:val="24"/>
                <w:szCs w:val="24"/>
              </w:rPr>
              <w:t>enter course code</w:t>
            </w:r>
            <w:r w:rsidR="00BF641F" w:rsidRPr="003932A4">
              <w:rPr>
                <w:sz w:val="24"/>
                <w:szCs w:val="24"/>
              </w:rPr>
              <w:t>.</w:t>
            </w:r>
          </w:p>
          <w:p w14:paraId="347202C9" w14:textId="3F7935BE" w:rsidR="003472D5" w:rsidRPr="00B14C5C" w:rsidRDefault="00483D5A" w:rsidP="00B14C5C">
            <w:pPr>
              <w:pStyle w:val="ListParagraph"/>
              <w:numPr>
                <w:ilvl w:val="0"/>
                <w:numId w:val="69"/>
              </w:numPr>
              <w:cnfStyle w:val="000000000000" w:firstRow="0" w:lastRow="0" w:firstColumn="0" w:lastColumn="0" w:oddVBand="0" w:evenVBand="0" w:oddHBand="0" w:evenHBand="0" w:firstRowFirstColumn="0" w:firstRowLastColumn="0" w:lastRowFirstColumn="0" w:lastRowLastColumn="0"/>
              <w:rPr>
                <w:sz w:val="24"/>
                <w:szCs w:val="24"/>
              </w:rPr>
            </w:pPr>
            <w:r w:rsidRPr="00B14C5C">
              <w:rPr>
                <w:sz w:val="24"/>
                <w:szCs w:val="24"/>
              </w:rPr>
              <w:t xml:space="preserve"> </w:t>
            </w:r>
            <w:r w:rsidR="5B870307" w:rsidRPr="00B14C5C">
              <w:rPr>
                <w:sz w:val="24"/>
                <w:szCs w:val="24"/>
              </w:rPr>
              <w:t>A</w:t>
            </w:r>
            <w:r w:rsidR="702E7BC6" w:rsidRPr="00B14C5C">
              <w:rPr>
                <w:sz w:val="24"/>
                <w:szCs w:val="24"/>
              </w:rPr>
              <w:t>dmin</w:t>
            </w:r>
            <w:r w:rsidR="1A556776" w:rsidRPr="00B14C5C">
              <w:rPr>
                <w:sz w:val="24"/>
                <w:szCs w:val="24"/>
              </w:rPr>
              <w:t xml:space="preserve"> click on modify button</w:t>
            </w:r>
            <w:r w:rsidR="00BF641F" w:rsidRPr="00B14C5C">
              <w:rPr>
                <w:sz w:val="24"/>
                <w:szCs w:val="24"/>
              </w:rPr>
              <w:t>.</w:t>
            </w:r>
          </w:p>
        </w:tc>
      </w:tr>
      <w:tr w:rsidR="003472D5" w:rsidRPr="00CB08FA" w14:paraId="6F40F3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2244D42" w14:textId="77777777" w:rsidR="003472D5" w:rsidRPr="00CB08FA" w:rsidRDefault="003472D5">
            <w:pPr>
              <w:rPr>
                <w:sz w:val="24"/>
                <w:szCs w:val="24"/>
              </w:rPr>
            </w:pPr>
            <w:r w:rsidRPr="00CB08FA">
              <w:rPr>
                <w:sz w:val="24"/>
                <w:szCs w:val="24"/>
              </w:rPr>
              <w:t>Post conditions</w:t>
            </w:r>
          </w:p>
        </w:tc>
        <w:tc>
          <w:tcPr>
            <w:tcW w:w="7105" w:type="dxa"/>
          </w:tcPr>
          <w:p w14:paraId="35B4AC40" w14:textId="0D55EFA0" w:rsidR="003472D5" w:rsidRPr="00CB08FA" w:rsidRDefault="6D5EDF68">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Courses modify successful</w:t>
            </w:r>
          </w:p>
        </w:tc>
      </w:tr>
      <w:tr w:rsidR="003472D5" w:rsidRPr="00CB08FA" w14:paraId="6275074C" w14:textId="77777777">
        <w:tc>
          <w:tcPr>
            <w:cnfStyle w:val="001000000000" w:firstRow="0" w:lastRow="0" w:firstColumn="1" w:lastColumn="0" w:oddVBand="0" w:evenVBand="0" w:oddHBand="0" w:evenHBand="0" w:firstRowFirstColumn="0" w:firstRowLastColumn="0" w:lastRowFirstColumn="0" w:lastRowLastColumn="0"/>
            <w:tcW w:w="2245" w:type="dxa"/>
          </w:tcPr>
          <w:p w14:paraId="29D71164" w14:textId="77777777" w:rsidR="003472D5" w:rsidRPr="00CB08FA" w:rsidRDefault="003472D5">
            <w:pPr>
              <w:rPr>
                <w:sz w:val="24"/>
                <w:szCs w:val="24"/>
              </w:rPr>
            </w:pPr>
            <w:r w:rsidRPr="00CB08FA">
              <w:rPr>
                <w:sz w:val="24"/>
                <w:szCs w:val="24"/>
              </w:rPr>
              <w:t>Alternative Flow</w:t>
            </w:r>
          </w:p>
        </w:tc>
        <w:tc>
          <w:tcPr>
            <w:tcW w:w="7105" w:type="dxa"/>
          </w:tcPr>
          <w:p w14:paraId="3AC2E918" w14:textId="074F86DE" w:rsidR="003472D5" w:rsidRPr="00CB08FA" w:rsidRDefault="5506C9F6">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lang w:val="en"/>
              </w:rPr>
              <w:t>have not entered the course code or entered the course code incorrectly</w:t>
            </w:r>
          </w:p>
        </w:tc>
      </w:tr>
    </w:tbl>
    <w:p w14:paraId="456837AC" w14:textId="6A21185A" w:rsidR="003472D5" w:rsidRPr="00CB08FA" w:rsidRDefault="003472D5">
      <w:pPr>
        <w:rPr>
          <w:sz w:val="24"/>
          <w:szCs w:val="24"/>
        </w:rPr>
      </w:pPr>
    </w:p>
    <w:p w14:paraId="543A4DFC" w14:textId="56E9203D" w:rsidR="003472D5" w:rsidRPr="00CB08FA" w:rsidRDefault="003472D5">
      <w:pPr>
        <w:rPr>
          <w:sz w:val="24"/>
          <w:szCs w:val="24"/>
        </w:rPr>
      </w:pPr>
    </w:p>
    <w:tbl>
      <w:tblPr>
        <w:tblStyle w:val="GridTable5Dark-Accent5"/>
        <w:tblW w:w="0" w:type="auto"/>
        <w:tblLook w:val="04A0" w:firstRow="1" w:lastRow="0" w:firstColumn="1" w:lastColumn="0" w:noHBand="0" w:noVBand="1"/>
      </w:tblPr>
      <w:tblGrid>
        <w:gridCol w:w="2245"/>
        <w:gridCol w:w="7105"/>
      </w:tblGrid>
      <w:tr w:rsidR="003472D5" w:rsidRPr="00CB08FA" w14:paraId="69FEFE2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B54DB83" w14:textId="77777777" w:rsidR="003472D5" w:rsidRPr="00CB08FA" w:rsidRDefault="003472D5">
            <w:pPr>
              <w:tabs>
                <w:tab w:val="right" w:pos="2029"/>
              </w:tabs>
              <w:rPr>
                <w:sz w:val="24"/>
                <w:szCs w:val="24"/>
              </w:rPr>
            </w:pPr>
            <w:r w:rsidRPr="00CB08FA">
              <w:rPr>
                <w:sz w:val="24"/>
                <w:szCs w:val="24"/>
              </w:rPr>
              <w:t>Use Case ID</w:t>
            </w:r>
          </w:p>
        </w:tc>
        <w:tc>
          <w:tcPr>
            <w:tcW w:w="7105" w:type="dxa"/>
          </w:tcPr>
          <w:p w14:paraId="4176148B" w14:textId="7B3576F0" w:rsidR="003472D5" w:rsidRPr="00CB08FA" w:rsidRDefault="00A56605">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10</w:t>
            </w:r>
          </w:p>
        </w:tc>
      </w:tr>
      <w:tr w:rsidR="003472D5" w:rsidRPr="00CB08FA" w14:paraId="6376A7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669CA7A" w14:textId="77777777" w:rsidR="003472D5" w:rsidRPr="00CB08FA" w:rsidRDefault="003472D5">
            <w:pPr>
              <w:rPr>
                <w:sz w:val="24"/>
                <w:szCs w:val="24"/>
              </w:rPr>
            </w:pPr>
            <w:r w:rsidRPr="00CB08FA">
              <w:rPr>
                <w:sz w:val="24"/>
                <w:szCs w:val="24"/>
              </w:rPr>
              <w:t>Use Case name</w:t>
            </w:r>
          </w:p>
        </w:tc>
        <w:tc>
          <w:tcPr>
            <w:tcW w:w="7105" w:type="dxa"/>
          </w:tcPr>
          <w:p w14:paraId="5389AB1F" w14:textId="039410DB" w:rsidR="003472D5" w:rsidRPr="00CB08FA" w:rsidRDefault="00266BDF">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Chat</w:t>
            </w:r>
            <w:r w:rsidR="00923FAE" w:rsidRPr="00CB08FA">
              <w:rPr>
                <w:sz w:val="24"/>
                <w:szCs w:val="24"/>
              </w:rPr>
              <w:t xml:space="preserve"> Bot</w:t>
            </w:r>
          </w:p>
        </w:tc>
      </w:tr>
      <w:tr w:rsidR="003472D5" w:rsidRPr="00CB08FA" w14:paraId="13677B41" w14:textId="77777777">
        <w:tc>
          <w:tcPr>
            <w:cnfStyle w:val="001000000000" w:firstRow="0" w:lastRow="0" w:firstColumn="1" w:lastColumn="0" w:oddVBand="0" w:evenVBand="0" w:oddHBand="0" w:evenHBand="0" w:firstRowFirstColumn="0" w:firstRowLastColumn="0" w:lastRowFirstColumn="0" w:lastRowLastColumn="0"/>
            <w:tcW w:w="2245" w:type="dxa"/>
          </w:tcPr>
          <w:p w14:paraId="5A008D14" w14:textId="77777777" w:rsidR="003472D5" w:rsidRPr="00CB08FA" w:rsidRDefault="003472D5">
            <w:pPr>
              <w:rPr>
                <w:sz w:val="24"/>
                <w:szCs w:val="24"/>
              </w:rPr>
            </w:pPr>
            <w:r w:rsidRPr="00CB08FA">
              <w:rPr>
                <w:sz w:val="24"/>
                <w:szCs w:val="24"/>
              </w:rPr>
              <w:t>Actors</w:t>
            </w:r>
          </w:p>
        </w:tc>
        <w:tc>
          <w:tcPr>
            <w:tcW w:w="7105" w:type="dxa"/>
          </w:tcPr>
          <w:p w14:paraId="62312BBA" w14:textId="7627FEEE" w:rsidR="003472D5" w:rsidRPr="00CB08FA" w:rsidRDefault="00392C64">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Normal User, Deaf User, Guest.</w:t>
            </w:r>
          </w:p>
        </w:tc>
      </w:tr>
      <w:tr w:rsidR="003472D5" w:rsidRPr="00CB08FA" w14:paraId="3C6CAB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3F029AF" w14:textId="77777777" w:rsidR="003472D5" w:rsidRPr="00CB08FA" w:rsidRDefault="003472D5">
            <w:pPr>
              <w:rPr>
                <w:sz w:val="24"/>
                <w:szCs w:val="24"/>
              </w:rPr>
            </w:pPr>
            <w:r w:rsidRPr="00CB08FA">
              <w:rPr>
                <w:sz w:val="24"/>
                <w:szCs w:val="24"/>
              </w:rPr>
              <w:t>Preconditions</w:t>
            </w:r>
          </w:p>
        </w:tc>
        <w:tc>
          <w:tcPr>
            <w:tcW w:w="7105" w:type="dxa"/>
          </w:tcPr>
          <w:p w14:paraId="2F7BD37A" w14:textId="3F59E9C0" w:rsidR="003472D5" w:rsidRPr="00CB08FA" w:rsidRDefault="005C7165">
            <w:pPr>
              <w:cnfStyle w:val="000000100000" w:firstRow="0" w:lastRow="0" w:firstColumn="0" w:lastColumn="0" w:oddVBand="0" w:evenVBand="0" w:oddHBand="1" w:evenHBand="0" w:firstRowFirstColumn="0" w:firstRowLastColumn="0" w:lastRowFirstColumn="0" w:lastRowLastColumn="0"/>
              <w:rPr>
                <w:sz w:val="24"/>
                <w:szCs w:val="24"/>
                <w:rtl/>
                <w:lang w:bidi="ar-EG"/>
              </w:rPr>
            </w:pPr>
            <w:r>
              <w:rPr>
                <w:sz w:val="24"/>
                <w:szCs w:val="24"/>
                <w:lang w:bidi="ar-EG"/>
              </w:rPr>
              <w:t>none</w:t>
            </w:r>
          </w:p>
        </w:tc>
      </w:tr>
      <w:tr w:rsidR="003472D5" w:rsidRPr="00CB08FA" w14:paraId="33FE0253" w14:textId="77777777">
        <w:tc>
          <w:tcPr>
            <w:cnfStyle w:val="001000000000" w:firstRow="0" w:lastRow="0" w:firstColumn="1" w:lastColumn="0" w:oddVBand="0" w:evenVBand="0" w:oddHBand="0" w:evenHBand="0" w:firstRowFirstColumn="0" w:firstRowLastColumn="0" w:lastRowFirstColumn="0" w:lastRowLastColumn="0"/>
            <w:tcW w:w="2245" w:type="dxa"/>
          </w:tcPr>
          <w:p w14:paraId="300CEE01" w14:textId="77777777" w:rsidR="003472D5" w:rsidRPr="00CB08FA" w:rsidRDefault="003472D5">
            <w:pPr>
              <w:rPr>
                <w:sz w:val="24"/>
                <w:szCs w:val="24"/>
              </w:rPr>
            </w:pPr>
            <w:r w:rsidRPr="00CB08FA">
              <w:rPr>
                <w:sz w:val="24"/>
                <w:szCs w:val="24"/>
              </w:rPr>
              <w:t xml:space="preserve">Normal Flow </w:t>
            </w:r>
          </w:p>
        </w:tc>
        <w:tc>
          <w:tcPr>
            <w:tcW w:w="7105" w:type="dxa"/>
          </w:tcPr>
          <w:p w14:paraId="20F2B22E" w14:textId="0A883BED" w:rsidR="003472D5" w:rsidRPr="00CB08FA" w:rsidRDefault="008525FC" w:rsidP="004A198E">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 xml:space="preserve">Go to </w:t>
            </w:r>
            <w:r w:rsidR="00597C95">
              <w:rPr>
                <w:sz w:val="24"/>
                <w:szCs w:val="24"/>
              </w:rPr>
              <w:t>the chat</w:t>
            </w:r>
            <w:r w:rsidR="005C7165">
              <w:rPr>
                <w:sz w:val="24"/>
                <w:szCs w:val="24"/>
              </w:rPr>
              <w:t xml:space="preserve"> bot </w:t>
            </w:r>
            <w:r w:rsidR="005F19D6">
              <w:rPr>
                <w:sz w:val="24"/>
                <w:szCs w:val="24"/>
              </w:rPr>
              <w:t>section.</w:t>
            </w:r>
          </w:p>
          <w:p w14:paraId="40F8DBF0" w14:textId="735C8137" w:rsidR="008525FC" w:rsidRDefault="00C35655" w:rsidP="004A198E">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w:t>
            </w:r>
            <w:r w:rsidR="005C7165">
              <w:rPr>
                <w:sz w:val="24"/>
                <w:szCs w:val="24"/>
              </w:rPr>
              <w:t>ho</w:t>
            </w:r>
            <w:r>
              <w:rPr>
                <w:sz w:val="24"/>
                <w:szCs w:val="24"/>
              </w:rPr>
              <w:t xml:space="preserve">ose one of the </w:t>
            </w:r>
            <w:r w:rsidR="00F87AAD">
              <w:rPr>
                <w:sz w:val="24"/>
                <w:szCs w:val="24"/>
              </w:rPr>
              <w:t xml:space="preserve">available </w:t>
            </w:r>
            <w:r w:rsidR="005F19D6">
              <w:rPr>
                <w:sz w:val="24"/>
                <w:szCs w:val="24"/>
              </w:rPr>
              <w:t>question.</w:t>
            </w:r>
          </w:p>
          <w:p w14:paraId="74B3176E" w14:textId="0CAED966" w:rsidR="00F315F1" w:rsidRDefault="00F87AAD" w:rsidP="004A198E">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w:t>
            </w:r>
            <w:r w:rsidR="00BC7201">
              <w:rPr>
                <w:sz w:val="24"/>
                <w:szCs w:val="24"/>
              </w:rPr>
              <w:t>bot</w:t>
            </w:r>
            <w:r>
              <w:rPr>
                <w:sz w:val="24"/>
                <w:szCs w:val="24"/>
              </w:rPr>
              <w:t xml:space="preserve"> should</w:t>
            </w:r>
            <w:r w:rsidR="00BC7201">
              <w:rPr>
                <w:sz w:val="24"/>
                <w:szCs w:val="24"/>
              </w:rPr>
              <w:t xml:space="preserve"> return </w:t>
            </w:r>
            <w:r w:rsidR="005F19D6">
              <w:rPr>
                <w:sz w:val="24"/>
                <w:szCs w:val="24"/>
              </w:rPr>
              <w:t>the answer.</w:t>
            </w:r>
          </w:p>
          <w:p w14:paraId="7B1371B4" w14:textId="1F45BFC2" w:rsidR="00F87AAD" w:rsidRPr="00CB08FA" w:rsidRDefault="00F315F1" w:rsidP="004A198E">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If </w:t>
            </w:r>
            <w:r w:rsidR="00DE29AE">
              <w:rPr>
                <w:sz w:val="24"/>
                <w:szCs w:val="24"/>
              </w:rPr>
              <w:t>the</w:t>
            </w:r>
            <w:r w:rsidR="000C34D6">
              <w:rPr>
                <w:sz w:val="24"/>
                <w:szCs w:val="24"/>
              </w:rPr>
              <w:t xml:space="preserve"> user </w:t>
            </w:r>
            <w:r w:rsidR="00AF413F">
              <w:rPr>
                <w:sz w:val="24"/>
                <w:szCs w:val="24"/>
              </w:rPr>
              <w:t xml:space="preserve">want’s more help the bot will provide the user with admin </w:t>
            </w:r>
            <w:r w:rsidR="002C4EB5">
              <w:rPr>
                <w:sz w:val="24"/>
                <w:szCs w:val="24"/>
              </w:rPr>
              <w:t xml:space="preserve">email </w:t>
            </w:r>
            <w:r w:rsidR="005C2E78">
              <w:rPr>
                <w:sz w:val="24"/>
                <w:szCs w:val="24"/>
              </w:rPr>
              <w:t xml:space="preserve">to </w:t>
            </w:r>
            <w:r w:rsidR="00C509E0">
              <w:rPr>
                <w:sz w:val="24"/>
                <w:szCs w:val="24"/>
              </w:rPr>
              <w:t>ask him directly</w:t>
            </w:r>
            <w:r w:rsidR="00F87AAD">
              <w:rPr>
                <w:sz w:val="24"/>
                <w:szCs w:val="24"/>
              </w:rPr>
              <w:t xml:space="preserve"> </w:t>
            </w:r>
          </w:p>
        </w:tc>
      </w:tr>
      <w:tr w:rsidR="003472D5" w:rsidRPr="00CB08FA" w14:paraId="7F2114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2ABEE6A" w14:textId="77777777" w:rsidR="003472D5" w:rsidRPr="00CB08FA" w:rsidRDefault="003472D5">
            <w:pPr>
              <w:rPr>
                <w:sz w:val="24"/>
                <w:szCs w:val="24"/>
              </w:rPr>
            </w:pPr>
            <w:r w:rsidRPr="00CB08FA">
              <w:rPr>
                <w:sz w:val="24"/>
                <w:szCs w:val="24"/>
              </w:rPr>
              <w:t>Post conditions</w:t>
            </w:r>
          </w:p>
        </w:tc>
        <w:tc>
          <w:tcPr>
            <w:tcW w:w="7105" w:type="dxa"/>
          </w:tcPr>
          <w:p w14:paraId="6472819D" w14:textId="76608B8A" w:rsidR="003472D5" w:rsidRDefault="00C0730D" w:rsidP="00777D98">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w:t>
            </w:r>
            <w:r w:rsidR="00014A2E">
              <w:rPr>
                <w:sz w:val="24"/>
                <w:szCs w:val="24"/>
              </w:rPr>
              <w:t xml:space="preserve">gets answer for his </w:t>
            </w:r>
            <w:r w:rsidR="005F19D6">
              <w:rPr>
                <w:sz w:val="24"/>
                <w:szCs w:val="24"/>
              </w:rPr>
              <w:t>question.</w:t>
            </w:r>
          </w:p>
          <w:p w14:paraId="08E61E32" w14:textId="24800745" w:rsidR="00014A2E" w:rsidRPr="00777D98" w:rsidRDefault="00F54A40" w:rsidP="00777D98">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w:t>
            </w:r>
            <w:r w:rsidR="00CA280C">
              <w:rPr>
                <w:sz w:val="24"/>
                <w:szCs w:val="24"/>
              </w:rPr>
              <w:t xml:space="preserve">gets admin email to contact </w:t>
            </w:r>
            <w:r w:rsidR="005F19D6">
              <w:rPr>
                <w:sz w:val="24"/>
                <w:szCs w:val="24"/>
              </w:rPr>
              <w:t>him directly</w:t>
            </w:r>
          </w:p>
        </w:tc>
      </w:tr>
      <w:tr w:rsidR="003472D5" w:rsidRPr="00CB08FA" w14:paraId="5B22EA19" w14:textId="77777777">
        <w:tc>
          <w:tcPr>
            <w:cnfStyle w:val="001000000000" w:firstRow="0" w:lastRow="0" w:firstColumn="1" w:lastColumn="0" w:oddVBand="0" w:evenVBand="0" w:oddHBand="0" w:evenHBand="0" w:firstRowFirstColumn="0" w:firstRowLastColumn="0" w:lastRowFirstColumn="0" w:lastRowLastColumn="0"/>
            <w:tcW w:w="2245" w:type="dxa"/>
          </w:tcPr>
          <w:p w14:paraId="3327852A" w14:textId="77777777" w:rsidR="003472D5" w:rsidRPr="00CB08FA" w:rsidRDefault="003472D5">
            <w:pPr>
              <w:rPr>
                <w:sz w:val="24"/>
                <w:szCs w:val="24"/>
              </w:rPr>
            </w:pPr>
            <w:r w:rsidRPr="00CB08FA">
              <w:rPr>
                <w:sz w:val="24"/>
                <w:szCs w:val="24"/>
              </w:rPr>
              <w:t>Alternative Flow</w:t>
            </w:r>
          </w:p>
        </w:tc>
        <w:tc>
          <w:tcPr>
            <w:tcW w:w="7105" w:type="dxa"/>
          </w:tcPr>
          <w:p w14:paraId="0E2C78CC" w14:textId="1E5D7206" w:rsidR="003472D5" w:rsidRPr="00CB08FA" w:rsidRDefault="005C1A50" w:rsidP="00AD09C4">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 xml:space="preserve">Faild to </w:t>
            </w:r>
            <w:r w:rsidR="00134B28">
              <w:rPr>
                <w:sz w:val="24"/>
                <w:szCs w:val="24"/>
              </w:rPr>
              <w:t>access chat bot</w:t>
            </w:r>
          </w:p>
        </w:tc>
      </w:tr>
    </w:tbl>
    <w:p w14:paraId="4E80B963" w14:textId="77777777" w:rsidR="003472D5" w:rsidRDefault="003472D5">
      <w:pPr>
        <w:rPr>
          <w:sz w:val="24"/>
          <w:szCs w:val="24"/>
        </w:rPr>
      </w:pPr>
    </w:p>
    <w:p w14:paraId="005549A2" w14:textId="77777777" w:rsidR="00313A66" w:rsidRPr="00CB08FA" w:rsidRDefault="00313A66">
      <w:pPr>
        <w:rPr>
          <w:sz w:val="24"/>
          <w:szCs w:val="24"/>
        </w:rPr>
      </w:pPr>
    </w:p>
    <w:tbl>
      <w:tblPr>
        <w:tblStyle w:val="GridTable5Dark-Accent5"/>
        <w:tblW w:w="0" w:type="auto"/>
        <w:tblLook w:val="04A0" w:firstRow="1" w:lastRow="0" w:firstColumn="1" w:lastColumn="0" w:noHBand="0" w:noVBand="1"/>
      </w:tblPr>
      <w:tblGrid>
        <w:gridCol w:w="2245"/>
        <w:gridCol w:w="7105"/>
      </w:tblGrid>
      <w:tr w:rsidR="003472D5" w:rsidRPr="00CB08FA" w14:paraId="771AEA8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1F2E4D1" w14:textId="77777777" w:rsidR="003472D5" w:rsidRPr="00CB08FA" w:rsidRDefault="003472D5">
            <w:pPr>
              <w:tabs>
                <w:tab w:val="right" w:pos="2029"/>
              </w:tabs>
              <w:rPr>
                <w:sz w:val="24"/>
                <w:szCs w:val="24"/>
              </w:rPr>
            </w:pPr>
            <w:r w:rsidRPr="00CB08FA">
              <w:rPr>
                <w:sz w:val="24"/>
                <w:szCs w:val="24"/>
              </w:rPr>
              <w:t>Use Case ID</w:t>
            </w:r>
          </w:p>
        </w:tc>
        <w:tc>
          <w:tcPr>
            <w:tcW w:w="7105" w:type="dxa"/>
          </w:tcPr>
          <w:p w14:paraId="5E40CD90" w14:textId="7F201513" w:rsidR="003472D5" w:rsidRPr="00CB08FA" w:rsidRDefault="003472D5">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1</w:t>
            </w:r>
            <w:r w:rsidR="00A56605" w:rsidRPr="00CB08FA">
              <w:rPr>
                <w:sz w:val="24"/>
                <w:szCs w:val="24"/>
              </w:rPr>
              <w:t>1</w:t>
            </w:r>
          </w:p>
        </w:tc>
      </w:tr>
      <w:tr w:rsidR="003472D5" w:rsidRPr="00CB08FA" w14:paraId="5A500C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EA40606" w14:textId="77777777" w:rsidR="003472D5" w:rsidRPr="00CB08FA" w:rsidRDefault="003472D5">
            <w:pPr>
              <w:rPr>
                <w:sz w:val="24"/>
                <w:szCs w:val="24"/>
              </w:rPr>
            </w:pPr>
            <w:r w:rsidRPr="00CB08FA">
              <w:rPr>
                <w:sz w:val="24"/>
                <w:szCs w:val="24"/>
              </w:rPr>
              <w:t>Use Case name</w:t>
            </w:r>
          </w:p>
        </w:tc>
        <w:tc>
          <w:tcPr>
            <w:tcW w:w="7105" w:type="dxa"/>
          </w:tcPr>
          <w:p w14:paraId="5587EB05" w14:textId="391A40D1" w:rsidR="003472D5" w:rsidRPr="00CB08FA" w:rsidRDefault="75B0B65E">
            <w:pPr>
              <w:cnfStyle w:val="000000100000" w:firstRow="0" w:lastRow="0" w:firstColumn="0" w:lastColumn="0" w:oddVBand="0" w:evenVBand="0" w:oddHBand="1" w:evenHBand="0" w:firstRowFirstColumn="0" w:firstRowLastColumn="0" w:lastRowFirstColumn="0" w:lastRowLastColumn="0"/>
              <w:rPr>
                <w:sz w:val="24"/>
                <w:szCs w:val="24"/>
                <w:lang w:bidi="ar-EG"/>
              </w:rPr>
            </w:pPr>
            <w:r w:rsidRPr="00CB08FA">
              <w:rPr>
                <w:sz w:val="24"/>
                <w:szCs w:val="24"/>
                <w:lang w:bidi="ar-EG"/>
              </w:rPr>
              <w:t>progress in courses</w:t>
            </w:r>
          </w:p>
        </w:tc>
      </w:tr>
      <w:tr w:rsidR="003472D5" w:rsidRPr="00CB08FA" w14:paraId="570FFD05" w14:textId="77777777">
        <w:tc>
          <w:tcPr>
            <w:cnfStyle w:val="001000000000" w:firstRow="0" w:lastRow="0" w:firstColumn="1" w:lastColumn="0" w:oddVBand="0" w:evenVBand="0" w:oddHBand="0" w:evenHBand="0" w:firstRowFirstColumn="0" w:firstRowLastColumn="0" w:lastRowFirstColumn="0" w:lastRowLastColumn="0"/>
            <w:tcW w:w="2245" w:type="dxa"/>
          </w:tcPr>
          <w:p w14:paraId="4C02942C" w14:textId="77777777" w:rsidR="003472D5" w:rsidRPr="00CB08FA" w:rsidRDefault="003472D5">
            <w:pPr>
              <w:rPr>
                <w:sz w:val="24"/>
                <w:szCs w:val="24"/>
              </w:rPr>
            </w:pPr>
            <w:r w:rsidRPr="00CB08FA">
              <w:rPr>
                <w:sz w:val="24"/>
                <w:szCs w:val="24"/>
              </w:rPr>
              <w:t>Actors</w:t>
            </w:r>
          </w:p>
        </w:tc>
        <w:tc>
          <w:tcPr>
            <w:tcW w:w="7105" w:type="dxa"/>
          </w:tcPr>
          <w:p w14:paraId="19FB4197" w14:textId="206BCE38" w:rsidR="003472D5" w:rsidRPr="00CB08FA" w:rsidRDefault="6D951E43">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Normal user, deaf user</w:t>
            </w:r>
          </w:p>
        </w:tc>
      </w:tr>
      <w:tr w:rsidR="003472D5" w:rsidRPr="00CB08FA" w14:paraId="659739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B6A8761" w14:textId="77777777" w:rsidR="003472D5" w:rsidRPr="00CB08FA" w:rsidRDefault="003472D5">
            <w:pPr>
              <w:rPr>
                <w:sz w:val="24"/>
                <w:szCs w:val="24"/>
              </w:rPr>
            </w:pPr>
            <w:r w:rsidRPr="00CB08FA">
              <w:rPr>
                <w:sz w:val="24"/>
                <w:szCs w:val="24"/>
              </w:rPr>
              <w:t>Preconditions</w:t>
            </w:r>
          </w:p>
        </w:tc>
        <w:tc>
          <w:tcPr>
            <w:tcW w:w="7105" w:type="dxa"/>
          </w:tcPr>
          <w:p w14:paraId="60D8508E" w14:textId="4350F6ED" w:rsidR="003472D5" w:rsidRPr="00CB08FA" w:rsidRDefault="7882F4FC">
            <w:pPr>
              <w:cnfStyle w:val="000000100000" w:firstRow="0" w:lastRow="0" w:firstColumn="0" w:lastColumn="0" w:oddVBand="0" w:evenVBand="0" w:oddHBand="1" w:evenHBand="0" w:firstRowFirstColumn="0" w:firstRowLastColumn="0" w:lastRowFirstColumn="0" w:lastRowLastColumn="0"/>
              <w:rPr>
                <w:sz w:val="24"/>
                <w:szCs w:val="24"/>
                <w:rtl/>
                <w:lang w:bidi="ar-EG"/>
              </w:rPr>
            </w:pPr>
            <w:r w:rsidRPr="00CB08FA">
              <w:rPr>
                <w:sz w:val="24"/>
                <w:szCs w:val="24"/>
                <w:lang w:bidi="ar-EG"/>
              </w:rPr>
              <w:t xml:space="preserve">View courses and </w:t>
            </w:r>
            <w:r w:rsidR="00BF3A50" w:rsidRPr="00CB08FA">
              <w:rPr>
                <w:sz w:val="24"/>
                <w:szCs w:val="24"/>
                <w:lang w:bidi="ar-EG"/>
              </w:rPr>
              <w:t>learn</w:t>
            </w:r>
            <w:r w:rsidRPr="00CB08FA">
              <w:rPr>
                <w:sz w:val="24"/>
                <w:szCs w:val="24"/>
                <w:lang w:bidi="ar-EG"/>
              </w:rPr>
              <w:t xml:space="preserve"> through them in the system </w:t>
            </w:r>
          </w:p>
        </w:tc>
      </w:tr>
      <w:tr w:rsidR="003472D5" w:rsidRPr="00CB08FA" w14:paraId="3E44C1CB" w14:textId="77777777">
        <w:tc>
          <w:tcPr>
            <w:cnfStyle w:val="001000000000" w:firstRow="0" w:lastRow="0" w:firstColumn="1" w:lastColumn="0" w:oddVBand="0" w:evenVBand="0" w:oddHBand="0" w:evenHBand="0" w:firstRowFirstColumn="0" w:firstRowLastColumn="0" w:lastRowFirstColumn="0" w:lastRowLastColumn="0"/>
            <w:tcW w:w="2245" w:type="dxa"/>
          </w:tcPr>
          <w:p w14:paraId="7594C5A7" w14:textId="77777777" w:rsidR="003472D5" w:rsidRPr="00CB08FA" w:rsidRDefault="003472D5">
            <w:pPr>
              <w:rPr>
                <w:sz w:val="24"/>
                <w:szCs w:val="24"/>
              </w:rPr>
            </w:pPr>
            <w:r w:rsidRPr="00CB08FA">
              <w:rPr>
                <w:sz w:val="24"/>
                <w:szCs w:val="24"/>
              </w:rPr>
              <w:t xml:space="preserve">Normal Flow </w:t>
            </w:r>
          </w:p>
        </w:tc>
        <w:tc>
          <w:tcPr>
            <w:tcW w:w="7105" w:type="dxa"/>
          </w:tcPr>
          <w:p w14:paraId="505ADBBB" w14:textId="66817745" w:rsidR="003472D5" w:rsidRPr="00CB08FA" w:rsidRDefault="7882F4FC" w:rsidP="00EB3D0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24"/>
                <w:szCs w:val="24"/>
                <w:lang w:bidi="ar-EG"/>
              </w:rPr>
            </w:pPr>
            <w:r w:rsidRPr="00CB08FA">
              <w:rPr>
                <w:sz w:val="24"/>
                <w:szCs w:val="24"/>
              </w:rPr>
              <w:t>view courses</w:t>
            </w:r>
            <w:r w:rsidR="00A74C2C" w:rsidRPr="00CB08FA">
              <w:rPr>
                <w:sz w:val="24"/>
                <w:szCs w:val="24"/>
              </w:rPr>
              <w:t xml:space="preserve"> </w:t>
            </w:r>
          </w:p>
          <w:p w14:paraId="7FBF9D72" w14:textId="2B2EE61B" w:rsidR="003472D5" w:rsidRPr="00CB08FA" w:rsidRDefault="7882F4FC" w:rsidP="00EB3D0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 xml:space="preserve"> learning</w:t>
            </w:r>
          </w:p>
          <w:p w14:paraId="676F9219" w14:textId="2ECCDC2C" w:rsidR="003472D5" w:rsidRPr="00CB08FA" w:rsidRDefault="7882F4FC" w:rsidP="00EB3D0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24"/>
                <w:szCs w:val="24"/>
                <w:lang w:bidi="ar-EG"/>
              </w:rPr>
            </w:pPr>
            <w:r w:rsidRPr="00CB08FA">
              <w:rPr>
                <w:sz w:val="24"/>
                <w:szCs w:val="24"/>
              </w:rPr>
              <w:t xml:space="preserve"> show </w:t>
            </w:r>
            <w:r w:rsidR="3D642E77" w:rsidRPr="00CB08FA">
              <w:rPr>
                <w:sz w:val="24"/>
                <w:szCs w:val="24"/>
              </w:rPr>
              <w:t xml:space="preserve">progress </w:t>
            </w:r>
            <w:r w:rsidR="5ED62964" w:rsidRPr="00CB08FA">
              <w:rPr>
                <w:sz w:val="24"/>
                <w:szCs w:val="24"/>
              </w:rPr>
              <w:t xml:space="preserve">in </w:t>
            </w:r>
            <w:r w:rsidR="3D642E77" w:rsidRPr="00CB08FA">
              <w:rPr>
                <w:sz w:val="24"/>
                <w:szCs w:val="24"/>
              </w:rPr>
              <w:t>courses</w:t>
            </w:r>
          </w:p>
        </w:tc>
      </w:tr>
      <w:tr w:rsidR="003472D5" w:rsidRPr="00CB08FA" w14:paraId="5421DD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ECB541F" w14:textId="77777777" w:rsidR="003472D5" w:rsidRPr="00CB08FA" w:rsidRDefault="003472D5">
            <w:pPr>
              <w:rPr>
                <w:sz w:val="24"/>
                <w:szCs w:val="24"/>
              </w:rPr>
            </w:pPr>
            <w:r w:rsidRPr="00CB08FA">
              <w:rPr>
                <w:sz w:val="24"/>
                <w:szCs w:val="24"/>
              </w:rPr>
              <w:t>Post conditions</w:t>
            </w:r>
          </w:p>
        </w:tc>
        <w:tc>
          <w:tcPr>
            <w:tcW w:w="7105" w:type="dxa"/>
          </w:tcPr>
          <w:p w14:paraId="09671F21" w14:textId="0B22CAEE" w:rsidR="003472D5" w:rsidRPr="00CB08FA" w:rsidRDefault="009B3BD1">
            <w:pPr>
              <w:cnfStyle w:val="000000100000" w:firstRow="0" w:lastRow="0" w:firstColumn="0" w:lastColumn="0" w:oddVBand="0" w:evenVBand="0" w:oddHBand="1" w:evenHBand="0" w:firstRowFirstColumn="0" w:firstRowLastColumn="0" w:lastRowFirstColumn="0" w:lastRowLastColumn="0"/>
              <w:rPr>
                <w:sz w:val="24"/>
                <w:szCs w:val="24"/>
                <w:lang w:bidi="ar-EG"/>
              </w:rPr>
            </w:pPr>
            <w:r w:rsidRPr="00CB08FA">
              <w:rPr>
                <w:sz w:val="24"/>
                <w:szCs w:val="24"/>
              </w:rPr>
              <w:t>show progress in courses</w:t>
            </w:r>
          </w:p>
        </w:tc>
      </w:tr>
      <w:tr w:rsidR="003472D5" w:rsidRPr="00CB08FA" w14:paraId="52344121" w14:textId="77777777">
        <w:tc>
          <w:tcPr>
            <w:cnfStyle w:val="001000000000" w:firstRow="0" w:lastRow="0" w:firstColumn="1" w:lastColumn="0" w:oddVBand="0" w:evenVBand="0" w:oddHBand="0" w:evenHBand="0" w:firstRowFirstColumn="0" w:firstRowLastColumn="0" w:lastRowFirstColumn="0" w:lastRowLastColumn="0"/>
            <w:tcW w:w="2245" w:type="dxa"/>
          </w:tcPr>
          <w:p w14:paraId="3247C145" w14:textId="77777777" w:rsidR="003472D5" w:rsidRPr="00CB08FA" w:rsidRDefault="003472D5">
            <w:pPr>
              <w:rPr>
                <w:sz w:val="24"/>
                <w:szCs w:val="24"/>
              </w:rPr>
            </w:pPr>
            <w:r w:rsidRPr="00CB08FA">
              <w:rPr>
                <w:sz w:val="24"/>
                <w:szCs w:val="24"/>
              </w:rPr>
              <w:t>Alternative Flow</w:t>
            </w:r>
          </w:p>
        </w:tc>
        <w:tc>
          <w:tcPr>
            <w:tcW w:w="7105" w:type="dxa"/>
          </w:tcPr>
          <w:p w14:paraId="05CE30D6" w14:textId="5655FB3C" w:rsidR="003472D5" w:rsidRPr="00CB08FA" w:rsidRDefault="0012374B" w:rsidP="00BF3A5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user </w:t>
            </w:r>
            <w:r w:rsidR="00200592">
              <w:rPr>
                <w:sz w:val="24"/>
                <w:szCs w:val="24"/>
              </w:rPr>
              <w:t>hasn’t Enrolled in any courses yet</w:t>
            </w:r>
          </w:p>
        </w:tc>
      </w:tr>
    </w:tbl>
    <w:p w14:paraId="3673578F" w14:textId="003B1E5E" w:rsidR="003472D5" w:rsidRPr="00CB08FA" w:rsidRDefault="003472D5">
      <w:pPr>
        <w:rPr>
          <w:sz w:val="24"/>
          <w:szCs w:val="24"/>
        </w:rPr>
      </w:pPr>
    </w:p>
    <w:tbl>
      <w:tblPr>
        <w:tblStyle w:val="GridTable5Dark-Accent5"/>
        <w:tblW w:w="0" w:type="auto"/>
        <w:tblLook w:val="04A0" w:firstRow="1" w:lastRow="0" w:firstColumn="1" w:lastColumn="0" w:noHBand="0" w:noVBand="1"/>
      </w:tblPr>
      <w:tblGrid>
        <w:gridCol w:w="2245"/>
        <w:gridCol w:w="7105"/>
      </w:tblGrid>
      <w:tr w:rsidR="003472D5" w:rsidRPr="00CB08FA" w14:paraId="74495D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AB22985" w14:textId="77777777" w:rsidR="003472D5" w:rsidRPr="00CB08FA" w:rsidRDefault="003472D5">
            <w:pPr>
              <w:tabs>
                <w:tab w:val="right" w:pos="2029"/>
              </w:tabs>
              <w:rPr>
                <w:sz w:val="24"/>
                <w:szCs w:val="24"/>
              </w:rPr>
            </w:pPr>
            <w:r w:rsidRPr="00CB08FA">
              <w:rPr>
                <w:sz w:val="24"/>
                <w:szCs w:val="24"/>
              </w:rPr>
              <w:t>Use Case ID</w:t>
            </w:r>
          </w:p>
        </w:tc>
        <w:tc>
          <w:tcPr>
            <w:tcW w:w="7105" w:type="dxa"/>
          </w:tcPr>
          <w:p w14:paraId="0FEF8EE3" w14:textId="74F0CD2C" w:rsidR="003472D5" w:rsidRPr="00CB08FA" w:rsidRDefault="003472D5">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1</w:t>
            </w:r>
            <w:r w:rsidR="00A56605" w:rsidRPr="00CB08FA">
              <w:rPr>
                <w:sz w:val="24"/>
                <w:szCs w:val="24"/>
              </w:rPr>
              <w:t>2</w:t>
            </w:r>
          </w:p>
        </w:tc>
      </w:tr>
      <w:tr w:rsidR="003472D5" w:rsidRPr="00CB08FA" w14:paraId="14DAC3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D92ED74" w14:textId="77777777" w:rsidR="003472D5" w:rsidRPr="00CB08FA" w:rsidRDefault="003472D5">
            <w:pPr>
              <w:rPr>
                <w:sz w:val="24"/>
                <w:szCs w:val="24"/>
              </w:rPr>
            </w:pPr>
            <w:r w:rsidRPr="00CB08FA">
              <w:rPr>
                <w:sz w:val="24"/>
                <w:szCs w:val="24"/>
              </w:rPr>
              <w:t>Use Case name</w:t>
            </w:r>
          </w:p>
        </w:tc>
        <w:tc>
          <w:tcPr>
            <w:tcW w:w="7105" w:type="dxa"/>
          </w:tcPr>
          <w:p w14:paraId="48AC4B8A" w14:textId="4BE681E0" w:rsidR="003472D5" w:rsidRPr="00CB08FA" w:rsidRDefault="0DD3774D">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View courses</w:t>
            </w:r>
          </w:p>
        </w:tc>
      </w:tr>
      <w:tr w:rsidR="003472D5" w:rsidRPr="00CB08FA" w14:paraId="2CECAC20" w14:textId="77777777">
        <w:tc>
          <w:tcPr>
            <w:cnfStyle w:val="001000000000" w:firstRow="0" w:lastRow="0" w:firstColumn="1" w:lastColumn="0" w:oddVBand="0" w:evenVBand="0" w:oddHBand="0" w:evenHBand="0" w:firstRowFirstColumn="0" w:firstRowLastColumn="0" w:lastRowFirstColumn="0" w:lastRowLastColumn="0"/>
            <w:tcW w:w="2245" w:type="dxa"/>
          </w:tcPr>
          <w:p w14:paraId="277D76BA" w14:textId="77777777" w:rsidR="003472D5" w:rsidRPr="00CB08FA" w:rsidRDefault="003472D5">
            <w:pPr>
              <w:rPr>
                <w:sz w:val="24"/>
                <w:szCs w:val="24"/>
              </w:rPr>
            </w:pPr>
            <w:r w:rsidRPr="00CB08FA">
              <w:rPr>
                <w:sz w:val="24"/>
                <w:szCs w:val="24"/>
              </w:rPr>
              <w:t>Actors</w:t>
            </w:r>
          </w:p>
        </w:tc>
        <w:tc>
          <w:tcPr>
            <w:tcW w:w="7105" w:type="dxa"/>
          </w:tcPr>
          <w:p w14:paraId="134082F5" w14:textId="07D3035F" w:rsidR="003472D5" w:rsidRPr="00CB08FA" w:rsidRDefault="42E60329">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Normal user, deaf user</w:t>
            </w:r>
          </w:p>
        </w:tc>
      </w:tr>
      <w:tr w:rsidR="003472D5" w:rsidRPr="00CB08FA" w14:paraId="3D157E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E94072B" w14:textId="77777777" w:rsidR="003472D5" w:rsidRPr="00CB08FA" w:rsidRDefault="003472D5">
            <w:pPr>
              <w:rPr>
                <w:sz w:val="24"/>
                <w:szCs w:val="24"/>
              </w:rPr>
            </w:pPr>
            <w:r w:rsidRPr="00CB08FA">
              <w:rPr>
                <w:sz w:val="24"/>
                <w:szCs w:val="24"/>
              </w:rPr>
              <w:t>Preconditions</w:t>
            </w:r>
          </w:p>
        </w:tc>
        <w:tc>
          <w:tcPr>
            <w:tcW w:w="7105" w:type="dxa"/>
          </w:tcPr>
          <w:p w14:paraId="6D525F05" w14:textId="4E4F1B2A" w:rsidR="003472D5" w:rsidRPr="00CB08FA" w:rsidRDefault="7866EBFB">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 xml:space="preserve">Normal User and Deaf User Must do Registration and log in </w:t>
            </w:r>
            <w:r w:rsidR="00483D5A" w:rsidRPr="00CB08FA">
              <w:rPr>
                <w:sz w:val="24"/>
                <w:szCs w:val="24"/>
              </w:rPr>
              <w:t>successfully.</w:t>
            </w:r>
          </w:p>
          <w:p w14:paraId="4D96DD10" w14:textId="35DAD501" w:rsidR="003472D5" w:rsidRPr="00CB08FA" w:rsidRDefault="7866EBFB">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 xml:space="preserve">Admin must add </w:t>
            </w:r>
            <w:r w:rsidR="00483D5A" w:rsidRPr="00CB08FA">
              <w:rPr>
                <w:sz w:val="24"/>
                <w:szCs w:val="24"/>
              </w:rPr>
              <w:t>course.</w:t>
            </w:r>
            <w:r w:rsidRPr="00CB08FA">
              <w:rPr>
                <w:sz w:val="24"/>
                <w:szCs w:val="24"/>
              </w:rPr>
              <w:t xml:space="preserve"> </w:t>
            </w:r>
          </w:p>
          <w:p w14:paraId="5FE3B14B" w14:textId="5D4FFBC8" w:rsidR="003472D5" w:rsidRPr="00CB08FA" w:rsidRDefault="7866EBFB">
            <w:pPr>
              <w:cnfStyle w:val="000000100000" w:firstRow="0" w:lastRow="0" w:firstColumn="0" w:lastColumn="0" w:oddVBand="0" w:evenVBand="0" w:oddHBand="1" w:evenHBand="0" w:firstRowFirstColumn="0" w:firstRowLastColumn="0" w:lastRowFirstColumn="0" w:lastRowLastColumn="0"/>
              <w:rPr>
                <w:sz w:val="24"/>
                <w:szCs w:val="24"/>
                <w:rtl/>
                <w:lang w:bidi="ar-EG"/>
              </w:rPr>
            </w:pPr>
            <w:r w:rsidRPr="00CB08FA">
              <w:rPr>
                <w:sz w:val="24"/>
                <w:szCs w:val="24"/>
                <w:lang w:bidi="ar-EG"/>
              </w:rPr>
              <w:t xml:space="preserve">Normal User, Deaf User must progress </w:t>
            </w:r>
            <w:r w:rsidR="120655E7" w:rsidRPr="00CB08FA">
              <w:rPr>
                <w:sz w:val="24"/>
                <w:szCs w:val="24"/>
                <w:lang w:bidi="ar-EG"/>
              </w:rPr>
              <w:t xml:space="preserve">in </w:t>
            </w:r>
            <w:r w:rsidRPr="00CB08FA">
              <w:rPr>
                <w:sz w:val="24"/>
                <w:szCs w:val="24"/>
                <w:lang w:bidi="ar-EG"/>
              </w:rPr>
              <w:t>courses</w:t>
            </w:r>
          </w:p>
        </w:tc>
      </w:tr>
      <w:tr w:rsidR="003472D5" w:rsidRPr="00CB08FA" w14:paraId="56BE9803" w14:textId="77777777">
        <w:tc>
          <w:tcPr>
            <w:cnfStyle w:val="001000000000" w:firstRow="0" w:lastRow="0" w:firstColumn="1" w:lastColumn="0" w:oddVBand="0" w:evenVBand="0" w:oddHBand="0" w:evenHBand="0" w:firstRowFirstColumn="0" w:firstRowLastColumn="0" w:lastRowFirstColumn="0" w:lastRowLastColumn="0"/>
            <w:tcW w:w="2245" w:type="dxa"/>
          </w:tcPr>
          <w:p w14:paraId="7CA9E3C0" w14:textId="77777777" w:rsidR="003472D5" w:rsidRPr="00CB08FA" w:rsidRDefault="003472D5">
            <w:pPr>
              <w:rPr>
                <w:sz w:val="24"/>
                <w:szCs w:val="24"/>
              </w:rPr>
            </w:pPr>
            <w:r w:rsidRPr="00CB08FA">
              <w:rPr>
                <w:sz w:val="24"/>
                <w:szCs w:val="24"/>
              </w:rPr>
              <w:t xml:space="preserve">Normal Flow </w:t>
            </w:r>
          </w:p>
        </w:tc>
        <w:tc>
          <w:tcPr>
            <w:tcW w:w="7105" w:type="dxa"/>
          </w:tcPr>
          <w:p w14:paraId="5AD321B3" w14:textId="7D595A30" w:rsidR="003472D5" w:rsidRPr="00CB08FA" w:rsidRDefault="2F50FABB" w:rsidP="00AD09C4">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sz w:val="24"/>
                <w:szCs w:val="24"/>
                <w:lang w:bidi="ar-EG"/>
              </w:rPr>
            </w:pPr>
            <w:r w:rsidRPr="00CB08FA">
              <w:rPr>
                <w:sz w:val="24"/>
                <w:szCs w:val="24"/>
                <w:lang w:bidi="ar-EG"/>
              </w:rPr>
              <w:t>User login</w:t>
            </w:r>
          </w:p>
          <w:p w14:paraId="1C933756" w14:textId="7D595A30" w:rsidR="003472D5" w:rsidRPr="00CB08FA" w:rsidRDefault="5F0BBF66" w:rsidP="00AD09C4">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sz w:val="24"/>
                <w:szCs w:val="24"/>
                <w:lang w:bidi="ar-EG"/>
              </w:rPr>
            </w:pPr>
            <w:r w:rsidRPr="00CB08FA">
              <w:rPr>
                <w:sz w:val="24"/>
                <w:szCs w:val="24"/>
                <w:lang w:bidi="ar-EG"/>
              </w:rPr>
              <w:t>view courses</w:t>
            </w:r>
          </w:p>
        </w:tc>
      </w:tr>
      <w:tr w:rsidR="003472D5" w:rsidRPr="00CB08FA" w14:paraId="3970253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8DA86A6" w14:textId="77777777" w:rsidR="003472D5" w:rsidRPr="00CB08FA" w:rsidRDefault="003472D5">
            <w:pPr>
              <w:rPr>
                <w:sz w:val="24"/>
                <w:szCs w:val="24"/>
              </w:rPr>
            </w:pPr>
            <w:r w:rsidRPr="00CB08FA">
              <w:rPr>
                <w:sz w:val="24"/>
                <w:szCs w:val="24"/>
              </w:rPr>
              <w:t>Post conditions</w:t>
            </w:r>
          </w:p>
        </w:tc>
        <w:tc>
          <w:tcPr>
            <w:tcW w:w="7105" w:type="dxa"/>
          </w:tcPr>
          <w:p w14:paraId="226C8D29" w14:textId="5AE9A347" w:rsidR="003472D5" w:rsidRPr="00CB08FA" w:rsidRDefault="12ADE2FF">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 xml:space="preserve">Access the courses </w:t>
            </w:r>
            <w:r w:rsidR="3ED3D7C3" w:rsidRPr="00CB08FA">
              <w:rPr>
                <w:sz w:val="24"/>
                <w:szCs w:val="24"/>
              </w:rPr>
              <w:t>through which we Learn</w:t>
            </w:r>
          </w:p>
        </w:tc>
      </w:tr>
      <w:tr w:rsidR="003472D5" w:rsidRPr="00CB08FA" w14:paraId="323BD031" w14:textId="77777777">
        <w:tc>
          <w:tcPr>
            <w:cnfStyle w:val="001000000000" w:firstRow="0" w:lastRow="0" w:firstColumn="1" w:lastColumn="0" w:oddVBand="0" w:evenVBand="0" w:oddHBand="0" w:evenHBand="0" w:firstRowFirstColumn="0" w:firstRowLastColumn="0" w:lastRowFirstColumn="0" w:lastRowLastColumn="0"/>
            <w:tcW w:w="2245" w:type="dxa"/>
          </w:tcPr>
          <w:p w14:paraId="1E50F8EA" w14:textId="77777777" w:rsidR="003472D5" w:rsidRPr="00CB08FA" w:rsidRDefault="003472D5">
            <w:pPr>
              <w:rPr>
                <w:sz w:val="24"/>
                <w:szCs w:val="24"/>
              </w:rPr>
            </w:pPr>
            <w:r w:rsidRPr="00CB08FA">
              <w:rPr>
                <w:sz w:val="24"/>
                <w:szCs w:val="24"/>
              </w:rPr>
              <w:t>Alternative Flow</w:t>
            </w:r>
          </w:p>
        </w:tc>
        <w:tc>
          <w:tcPr>
            <w:tcW w:w="7105" w:type="dxa"/>
          </w:tcPr>
          <w:p w14:paraId="2369F07E" w14:textId="428DABF5" w:rsidR="003472D5" w:rsidRPr="00CB08FA" w:rsidRDefault="67D49B1C">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 xml:space="preserve">no courses </w:t>
            </w:r>
            <w:r w:rsidR="7882F4FC" w:rsidRPr="00CB08FA">
              <w:rPr>
                <w:sz w:val="24"/>
                <w:szCs w:val="24"/>
              </w:rPr>
              <w:t>exist</w:t>
            </w:r>
          </w:p>
        </w:tc>
      </w:tr>
    </w:tbl>
    <w:p w14:paraId="1B97D424" w14:textId="77777777" w:rsidR="003472D5" w:rsidRDefault="003472D5">
      <w:pPr>
        <w:rPr>
          <w:sz w:val="24"/>
          <w:szCs w:val="24"/>
        </w:rPr>
      </w:pPr>
    </w:p>
    <w:p w14:paraId="54ACF5B5" w14:textId="77777777" w:rsidR="00496AE4" w:rsidRDefault="00496AE4">
      <w:pPr>
        <w:rPr>
          <w:sz w:val="24"/>
          <w:szCs w:val="24"/>
        </w:rPr>
      </w:pPr>
    </w:p>
    <w:p w14:paraId="62C1C30E" w14:textId="77777777" w:rsidR="00496AE4" w:rsidRDefault="00496AE4">
      <w:pPr>
        <w:rPr>
          <w:sz w:val="24"/>
          <w:szCs w:val="24"/>
        </w:rPr>
      </w:pPr>
    </w:p>
    <w:p w14:paraId="40D35F05" w14:textId="77777777" w:rsidR="00496AE4" w:rsidRDefault="00496AE4">
      <w:pPr>
        <w:rPr>
          <w:sz w:val="24"/>
          <w:szCs w:val="24"/>
        </w:rPr>
      </w:pPr>
    </w:p>
    <w:p w14:paraId="49F612E8" w14:textId="77777777" w:rsidR="00496AE4" w:rsidRPr="00CB08FA" w:rsidRDefault="00496AE4">
      <w:pPr>
        <w:rPr>
          <w:sz w:val="24"/>
          <w:szCs w:val="24"/>
        </w:rPr>
      </w:pPr>
    </w:p>
    <w:tbl>
      <w:tblPr>
        <w:tblStyle w:val="GridTable5Dark-Accent5"/>
        <w:tblW w:w="0" w:type="auto"/>
        <w:tblLook w:val="04A0" w:firstRow="1" w:lastRow="0" w:firstColumn="1" w:lastColumn="0" w:noHBand="0" w:noVBand="1"/>
      </w:tblPr>
      <w:tblGrid>
        <w:gridCol w:w="2245"/>
        <w:gridCol w:w="7105"/>
      </w:tblGrid>
      <w:tr w:rsidR="003472D5" w:rsidRPr="00CB08FA" w14:paraId="5D3A5A0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CA53A69" w14:textId="77777777" w:rsidR="003472D5" w:rsidRPr="00CB08FA" w:rsidRDefault="003472D5">
            <w:pPr>
              <w:tabs>
                <w:tab w:val="right" w:pos="2029"/>
              </w:tabs>
              <w:rPr>
                <w:sz w:val="24"/>
                <w:szCs w:val="24"/>
              </w:rPr>
            </w:pPr>
            <w:r w:rsidRPr="00CB08FA">
              <w:rPr>
                <w:sz w:val="24"/>
                <w:szCs w:val="24"/>
              </w:rPr>
              <w:t>Use Case ID</w:t>
            </w:r>
          </w:p>
        </w:tc>
        <w:tc>
          <w:tcPr>
            <w:tcW w:w="7105" w:type="dxa"/>
          </w:tcPr>
          <w:p w14:paraId="39BE867E" w14:textId="61357DE9" w:rsidR="003472D5" w:rsidRPr="00CB08FA" w:rsidRDefault="003472D5">
            <w:pPr>
              <w:cnfStyle w:val="100000000000" w:firstRow="1" w:lastRow="0" w:firstColumn="0" w:lastColumn="0" w:oddVBand="0" w:evenVBand="0" w:oddHBand="0" w:evenHBand="0" w:firstRowFirstColumn="0" w:firstRowLastColumn="0" w:lastRowFirstColumn="0" w:lastRowLastColumn="0"/>
              <w:rPr>
                <w:sz w:val="24"/>
                <w:szCs w:val="24"/>
              </w:rPr>
            </w:pPr>
            <w:r w:rsidRPr="00CB08FA">
              <w:rPr>
                <w:sz w:val="24"/>
                <w:szCs w:val="24"/>
              </w:rPr>
              <w:t>1</w:t>
            </w:r>
            <w:r w:rsidR="00A56605" w:rsidRPr="00CB08FA">
              <w:rPr>
                <w:sz w:val="24"/>
                <w:szCs w:val="24"/>
              </w:rPr>
              <w:t>3</w:t>
            </w:r>
          </w:p>
        </w:tc>
      </w:tr>
      <w:tr w:rsidR="003472D5" w:rsidRPr="00CB08FA" w14:paraId="0539C9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29C989C" w14:textId="77777777" w:rsidR="003472D5" w:rsidRPr="00CB08FA" w:rsidRDefault="003472D5">
            <w:pPr>
              <w:rPr>
                <w:sz w:val="24"/>
                <w:szCs w:val="24"/>
              </w:rPr>
            </w:pPr>
            <w:r w:rsidRPr="00CB08FA">
              <w:rPr>
                <w:sz w:val="24"/>
                <w:szCs w:val="24"/>
              </w:rPr>
              <w:t>Use Case name</w:t>
            </w:r>
          </w:p>
        </w:tc>
        <w:tc>
          <w:tcPr>
            <w:tcW w:w="7105" w:type="dxa"/>
          </w:tcPr>
          <w:p w14:paraId="6C9758E2" w14:textId="287B6871" w:rsidR="003472D5" w:rsidRPr="00CB08FA" w:rsidRDefault="00226AF6">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Manage Accounts</w:t>
            </w:r>
          </w:p>
        </w:tc>
      </w:tr>
      <w:tr w:rsidR="003472D5" w:rsidRPr="00CB08FA" w14:paraId="360BC874" w14:textId="77777777">
        <w:tc>
          <w:tcPr>
            <w:cnfStyle w:val="001000000000" w:firstRow="0" w:lastRow="0" w:firstColumn="1" w:lastColumn="0" w:oddVBand="0" w:evenVBand="0" w:oddHBand="0" w:evenHBand="0" w:firstRowFirstColumn="0" w:firstRowLastColumn="0" w:lastRowFirstColumn="0" w:lastRowLastColumn="0"/>
            <w:tcW w:w="2245" w:type="dxa"/>
          </w:tcPr>
          <w:p w14:paraId="14F3B620" w14:textId="77777777" w:rsidR="003472D5" w:rsidRPr="00CB08FA" w:rsidRDefault="003472D5">
            <w:pPr>
              <w:rPr>
                <w:sz w:val="24"/>
                <w:szCs w:val="24"/>
              </w:rPr>
            </w:pPr>
            <w:r w:rsidRPr="00CB08FA">
              <w:rPr>
                <w:sz w:val="24"/>
                <w:szCs w:val="24"/>
              </w:rPr>
              <w:t>Actors</w:t>
            </w:r>
          </w:p>
        </w:tc>
        <w:tc>
          <w:tcPr>
            <w:tcW w:w="7105" w:type="dxa"/>
          </w:tcPr>
          <w:p w14:paraId="649EAAD0" w14:textId="1CDADC72" w:rsidR="003472D5" w:rsidRPr="00CB08FA" w:rsidRDefault="004A4D32">
            <w:p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Admin</w:t>
            </w:r>
          </w:p>
        </w:tc>
      </w:tr>
      <w:tr w:rsidR="003472D5" w:rsidRPr="00CB08FA" w14:paraId="7441FB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D15CA47" w14:textId="77777777" w:rsidR="003472D5" w:rsidRPr="00CB08FA" w:rsidRDefault="003472D5">
            <w:pPr>
              <w:rPr>
                <w:sz w:val="24"/>
                <w:szCs w:val="24"/>
              </w:rPr>
            </w:pPr>
            <w:r w:rsidRPr="00CB08FA">
              <w:rPr>
                <w:sz w:val="24"/>
                <w:szCs w:val="24"/>
              </w:rPr>
              <w:t>Preconditions</w:t>
            </w:r>
          </w:p>
        </w:tc>
        <w:tc>
          <w:tcPr>
            <w:tcW w:w="7105" w:type="dxa"/>
          </w:tcPr>
          <w:p w14:paraId="47FDF237" w14:textId="4518A719" w:rsidR="003472D5" w:rsidRPr="00CB08FA" w:rsidRDefault="006F5AA2">
            <w:pPr>
              <w:cnfStyle w:val="000000100000" w:firstRow="0" w:lastRow="0" w:firstColumn="0" w:lastColumn="0" w:oddVBand="0" w:evenVBand="0" w:oddHBand="1" w:evenHBand="0" w:firstRowFirstColumn="0" w:firstRowLastColumn="0" w:lastRowFirstColumn="0" w:lastRowLastColumn="0"/>
              <w:rPr>
                <w:sz w:val="24"/>
                <w:szCs w:val="24"/>
                <w:rtl/>
                <w:lang w:bidi="ar-EG"/>
              </w:rPr>
            </w:pPr>
            <w:r w:rsidRPr="00CB08FA">
              <w:rPr>
                <w:sz w:val="24"/>
                <w:szCs w:val="24"/>
                <w:lang w:bidi="ar-EG"/>
              </w:rPr>
              <w:t xml:space="preserve">User Must </w:t>
            </w:r>
            <w:r w:rsidR="00E60AA8" w:rsidRPr="00CB08FA">
              <w:rPr>
                <w:sz w:val="24"/>
                <w:szCs w:val="24"/>
                <w:lang w:bidi="ar-EG"/>
              </w:rPr>
              <w:t xml:space="preserve">be </w:t>
            </w:r>
            <w:r w:rsidR="00B716D5" w:rsidRPr="00CB08FA">
              <w:rPr>
                <w:sz w:val="24"/>
                <w:szCs w:val="24"/>
                <w:lang w:bidi="ar-EG"/>
              </w:rPr>
              <w:t>Logged in As Admin</w:t>
            </w:r>
          </w:p>
        </w:tc>
      </w:tr>
      <w:tr w:rsidR="003472D5" w:rsidRPr="00CB08FA" w14:paraId="6FF4C368" w14:textId="77777777">
        <w:tc>
          <w:tcPr>
            <w:cnfStyle w:val="001000000000" w:firstRow="0" w:lastRow="0" w:firstColumn="1" w:lastColumn="0" w:oddVBand="0" w:evenVBand="0" w:oddHBand="0" w:evenHBand="0" w:firstRowFirstColumn="0" w:firstRowLastColumn="0" w:lastRowFirstColumn="0" w:lastRowLastColumn="0"/>
            <w:tcW w:w="2245" w:type="dxa"/>
          </w:tcPr>
          <w:p w14:paraId="225B31D4" w14:textId="77777777" w:rsidR="003472D5" w:rsidRPr="00CB08FA" w:rsidRDefault="003472D5">
            <w:pPr>
              <w:rPr>
                <w:sz w:val="24"/>
                <w:szCs w:val="24"/>
              </w:rPr>
            </w:pPr>
            <w:r w:rsidRPr="00CB08FA">
              <w:rPr>
                <w:sz w:val="24"/>
                <w:szCs w:val="24"/>
              </w:rPr>
              <w:t xml:space="preserve">Normal Flow </w:t>
            </w:r>
          </w:p>
        </w:tc>
        <w:tc>
          <w:tcPr>
            <w:tcW w:w="7105" w:type="dxa"/>
          </w:tcPr>
          <w:p w14:paraId="19E9AB53" w14:textId="4809B4B5" w:rsidR="003472D5" w:rsidRPr="00CB08FA" w:rsidRDefault="00397C95"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 xml:space="preserve">Admin </w:t>
            </w:r>
            <w:r w:rsidR="005737BA" w:rsidRPr="00CB08FA">
              <w:rPr>
                <w:sz w:val="24"/>
                <w:szCs w:val="24"/>
              </w:rPr>
              <w:t>log</w:t>
            </w:r>
            <w:r w:rsidR="003A0DDC" w:rsidRPr="00CB08FA">
              <w:rPr>
                <w:sz w:val="24"/>
                <w:szCs w:val="24"/>
              </w:rPr>
              <w:t>in.</w:t>
            </w:r>
            <w:r w:rsidR="00C63823" w:rsidRPr="00CB08FA">
              <w:rPr>
                <w:sz w:val="24"/>
                <w:szCs w:val="24"/>
              </w:rPr>
              <w:t xml:space="preserve"> </w:t>
            </w:r>
          </w:p>
          <w:p w14:paraId="62CA7A46" w14:textId="657334EC" w:rsidR="00C63823" w:rsidRPr="00CB08FA" w:rsidRDefault="00E77E50"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 xml:space="preserve">Click </w:t>
            </w:r>
            <w:r w:rsidR="00203934" w:rsidRPr="00CB08FA">
              <w:rPr>
                <w:sz w:val="24"/>
                <w:szCs w:val="24"/>
              </w:rPr>
              <w:t xml:space="preserve">on </w:t>
            </w:r>
            <w:r w:rsidR="00483D5A" w:rsidRPr="00CB08FA">
              <w:rPr>
                <w:sz w:val="24"/>
                <w:szCs w:val="24"/>
              </w:rPr>
              <w:t>the Manage</w:t>
            </w:r>
            <w:r w:rsidR="00EA0265" w:rsidRPr="00CB08FA">
              <w:rPr>
                <w:sz w:val="24"/>
                <w:szCs w:val="24"/>
              </w:rPr>
              <w:t xml:space="preserve"> </w:t>
            </w:r>
            <w:r w:rsidR="00710536" w:rsidRPr="00CB08FA">
              <w:rPr>
                <w:sz w:val="24"/>
                <w:szCs w:val="24"/>
              </w:rPr>
              <w:t>Accounts</w:t>
            </w:r>
            <w:r w:rsidR="0044422D" w:rsidRPr="00CB08FA">
              <w:rPr>
                <w:sz w:val="24"/>
                <w:szCs w:val="24"/>
              </w:rPr>
              <w:t xml:space="preserve"> </w:t>
            </w:r>
            <w:r w:rsidR="003A0DDC" w:rsidRPr="00CB08FA">
              <w:rPr>
                <w:sz w:val="24"/>
                <w:szCs w:val="24"/>
              </w:rPr>
              <w:t xml:space="preserve">button. </w:t>
            </w:r>
          </w:p>
          <w:p w14:paraId="0ED6137C" w14:textId="289654D2" w:rsidR="003A0DDC" w:rsidRPr="00CB08FA" w:rsidRDefault="00086B38"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Search</w:t>
            </w:r>
            <w:r w:rsidR="00CE3D13" w:rsidRPr="00CB08FA">
              <w:rPr>
                <w:sz w:val="24"/>
                <w:szCs w:val="24"/>
              </w:rPr>
              <w:t xml:space="preserve"> </w:t>
            </w:r>
            <w:r w:rsidRPr="00CB08FA">
              <w:rPr>
                <w:sz w:val="24"/>
                <w:szCs w:val="24"/>
              </w:rPr>
              <w:t xml:space="preserve">for </w:t>
            </w:r>
            <w:r w:rsidR="00D5587C" w:rsidRPr="00CB08FA">
              <w:rPr>
                <w:sz w:val="24"/>
                <w:szCs w:val="24"/>
              </w:rPr>
              <w:t xml:space="preserve">the profile he </w:t>
            </w:r>
            <w:r w:rsidR="0051642B" w:rsidRPr="00CB08FA">
              <w:rPr>
                <w:sz w:val="24"/>
                <w:szCs w:val="24"/>
              </w:rPr>
              <w:t xml:space="preserve">wants to </w:t>
            </w:r>
            <w:r w:rsidR="00721E36" w:rsidRPr="00CB08FA">
              <w:rPr>
                <w:sz w:val="24"/>
                <w:szCs w:val="24"/>
              </w:rPr>
              <w:t>view</w:t>
            </w:r>
            <w:r w:rsidR="00226AF6" w:rsidRPr="00CB08FA">
              <w:rPr>
                <w:sz w:val="24"/>
                <w:szCs w:val="24"/>
              </w:rPr>
              <w:t>.</w:t>
            </w:r>
            <w:r w:rsidR="00721E36" w:rsidRPr="00CB08FA">
              <w:rPr>
                <w:sz w:val="24"/>
                <w:szCs w:val="24"/>
              </w:rPr>
              <w:t xml:space="preserve"> </w:t>
            </w:r>
          </w:p>
          <w:p w14:paraId="274A1CE4" w14:textId="77777777" w:rsidR="003472D5" w:rsidRPr="00CB08FA" w:rsidRDefault="000063DE"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Display User profile</w:t>
            </w:r>
          </w:p>
          <w:p w14:paraId="5B816B38" w14:textId="33C543A2" w:rsidR="00996C76" w:rsidRPr="00CB08FA" w:rsidRDefault="00385571"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 xml:space="preserve">- </w:t>
            </w:r>
            <w:r w:rsidR="00684B26" w:rsidRPr="00CB08FA">
              <w:rPr>
                <w:sz w:val="24"/>
                <w:szCs w:val="24"/>
              </w:rPr>
              <w:t xml:space="preserve">If </w:t>
            </w:r>
            <w:r w:rsidR="00AC4CE6" w:rsidRPr="00CB08FA">
              <w:rPr>
                <w:sz w:val="24"/>
                <w:szCs w:val="24"/>
              </w:rPr>
              <w:t xml:space="preserve">the admin wants to edit </w:t>
            </w:r>
            <w:r w:rsidR="00E118E5" w:rsidRPr="00CB08FA">
              <w:rPr>
                <w:sz w:val="24"/>
                <w:szCs w:val="24"/>
              </w:rPr>
              <w:t>account</w:t>
            </w:r>
            <w:r w:rsidR="00226AF6" w:rsidRPr="00CB08FA">
              <w:rPr>
                <w:sz w:val="24"/>
                <w:szCs w:val="24"/>
              </w:rPr>
              <w:t>,</w:t>
            </w:r>
            <w:r w:rsidR="00E118E5" w:rsidRPr="00CB08FA">
              <w:rPr>
                <w:sz w:val="24"/>
                <w:szCs w:val="24"/>
              </w:rPr>
              <w:t xml:space="preserve"> should click on </w:t>
            </w:r>
            <w:r w:rsidR="00385960" w:rsidRPr="00CB08FA">
              <w:rPr>
                <w:sz w:val="24"/>
                <w:szCs w:val="24"/>
              </w:rPr>
              <w:t>edit account</w:t>
            </w:r>
          </w:p>
          <w:p w14:paraId="050515B5" w14:textId="37E46556" w:rsidR="00BC2562" w:rsidRPr="00CB08FA" w:rsidRDefault="00385571" w:rsidP="00385571">
            <w:pPr>
              <w:pStyle w:val="ListParagraph"/>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w:t>
            </w:r>
            <w:r w:rsidR="00857D8C" w:rsidRPr="00CB08FA">
              <w:rPr>
                <w:sz w:val="24"/>
                <w:szCs w:val="24"/>
              </w:rPr>
              <w:t xml:space="preserve"> </w:t>
            </w:r>
            <w:r w:rsidRPr="00CB08FA">
              <w:rPr>
                <w:sz w:val="24"/>
                <w:szCs w:val="24"/>
              </w:rPr>
              <w:t xml:space="preserve">or he can delete account by pressing </w:t>
            </w:r>
            <w:r w:rsidR="007A7EC5" w:rsidRPr="00CB08FA">
              <w:rPr>
                <w:sz w:val="24"/>
                <w:szCs w:val="24"/>
              </w:rPr>
              <w:t>delete account</w:t>
            </w:r>
          </w:p>
          <w:p w14:paraId="1F934618" w14:textId="0B8D4C42" w:rsidR="003472D5" w:rsidRPr="00CB08FA" w:rsidRDefault="00BC2562" w:rsidP="00E9671E">
            <w:pPr>
              <w:pStyle w:val="ListParagraph"/>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 xml:space="preserve">- </w:t>
            </w:r>
            <w:r w:rsidR="009A4219" w:rsidRPr="00CB08FA">
              <w:rPr>
                <w:sz w:val="24"/>
                <w:szCs w:val="24"/>
              </w:rPr>
              <w:t xml:space="preserve">to delete or edit account </w:t>
            </w:r>
            <w:r w:rsidR="00E9671E" w:rsidRPr="00CB08FA">
              <w:rPr>
                <w:sz w:val="24"/>
                <w:szCs w:val="24"/>
              </w:rPr>
              <w:t xml:space="preserve">the admin must confirm his </w:t>
            </w:r>
            <w:r w:rsidR="008257DA">
              <w:rPr>
                <w:sz w:val="24"/>
                <w:szCs w:val="24"/>
              </w:rPr>
              <w:t xml:space="preserve">     </w:t>
            </w:r>
            <w:r w:rsidR="00E9671E" w:rsidRPr="00CB08FA">
              <w:rPr>
                <w:sz w:val="24"/>
                <w:szCs w:val="24"/>
              </w:rPr>
              <w:t>password</w:t>
            </w:r>
            <w:r w:rsidR="00385571" w:rsidRPr="00CB08FA">
              <w:rPr>
                <w:sz w:val="24"/>
                <w:szCs w:val="24"/>
              </w:rPr>
              <w:t xml:space="preserve"> </w:t>
            </w:r>
          </w:p>
        </w:tc>
      </w:tr>
      <w:tr w:rsidR="003472D5" w:rsidRPr="00CB08FA" w14:paraId="1C4F57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BF971EE" w14:textId="77777777" w:rsidR="003472D5" w:rsidRPr="00CB08FA" w:rsidRDefault="003472D5">
            <w:pPr>
              <w:rPr>
                <w:sz w:val="24"/>
                <w:szCs w:val="24"/>
              </w:rPr>
            </w:pPr>
            <w:r w:rsidRPr="00CB08FA">
              <w:rPr>
                <w:sz w:val="24"/>
                <w:szCs w:val="24"/>
              </w:rPr>
              <w:t>Post conditions</w:t>
            </w:r>
          </w:p>
        </w:tc>
        <w:tc>
          <w:tcPr>
            <w:tcW w:w="7105" w:type="dxa"/>
          </w:tcPr>
          <w:p w14:paraId="4B9488C2" w14:textId="658FEE9B" w:rsidR="003472D5" w:rsidRPr="00CB08FA" w:rsidRDefault="00020B1C">
            <w:pPr>
              <w:cnfStyle w:val="000000100000" w:firstRow="0" w:lastRow="0" w:firstColumn="0" w:lastColumn="0" w:oddVBand="0" w:evenVBand="0" w:oddHBand="1" w:evenHBand="0" w:firstRowFirstColumn="0" w:firstRowLastColumn="0" w:lastRowFirstColumn="0" w:lastRowLastColumn="0"/>
              <w:rPr>
                <w:sz w:val="24"/>
                <w:szCs w:val="24"/>
              </w:rPr>
            </w:pPr>
            <w:r w:rsidRPr="00CB08FA">
              <w:rPr>
                <w:sz w:val="24"/>
                <w:szCs w:val="24"/>
              </w:rPr>
              <w:t>View</w:t>
            </w:r>
            <w:r w:rsidR="00535A52" w:rsidRPr="00CB08FA">
              <w:rPr>
                <w:sz w:val="24"/>
                <w:szCs w:val="24"/>
              </w:rPr>
              <w:t>, edit</w:t>
            </w:r>
            <w:r w:rsidR="00226AF6" w:rsidRPr="00CB08FA">
              <w:rPr>
                <w:sz w:val="24"/>
                <w:szCs w:val="24"/>
              </w:rPr>
              <w:t xml:space="preserve"> or delete</w:t>
            </w:r>
            <w:r w:rsidRPr="00CB08FA">
              <w:rPr>
                <w:sz w:val="24"/>
                <w:szCs w:val="24"/>
              </w:rPr>
              <w:t xml:space="preserve"> </w:t>
            </w:r>
            <w:r w:rsidR="00766D26" w:rsidRPr="00CB08FA">
              <w:rPr>
                <w:sz w:val="24"/>
                <w:szCs w:val="24"/>
              </w:rPr>
              <w:t xml:space="preserve">user </w:t>
            </w:r>
            <w:r w:rsidR="00652B07" w:rsidRPr="00CB08FA">
              <w:rPr>
                <w:sz w:val="24"/>
                <w:szCs w:val="24"/>
              </w:rPr>
              <w:t>Account</w:t>
            </w:r>
            <w:r w:rsidR="00766D26" w:rsidRPr="00CB08FA">
              <w:rPr>
                <w:sz w:val="24"/>
                <w:szCs w:val="24"/>
              </w:rPr>
              <w:t xml:space="preserve"> </w:t>
            </w:r>
          </w:p>
        </w:tc>
      </w:tr>
      <w:tr w:rsidR="003472D5" w:rsidRPr="00CB08FA" w14:paraId="2F95017F" w14:textId="77777777">
        <w:tc>
          <w:tcPr>
            <w:cnfStyle w:val="001000000000" w:firstRow="0" w:lastRow="0" w:firstColumn="1" w:lastColumn="0" w:oddVBand="0" w:evenVBand="0" w:oddHBand="0" w:evenHBand="0" w:firstRowFirstColumn="0" w:firstRowLastColumn="0" w:lastRowFirstColumn="0" w:lastRowLastColumn="0"/>
            <w:tcW w:w="2245" w:type="dxa"/>
          </w:tcPr>
          <w:p w14:paraId="2AD853CC" w14:textId="77777777" w:rsidR="003472D5" w:rsidRPr="00CB08FA" w:rsidRDefault="003472D5">
            <w:pPr>
              <w:rPr>
                <w:sz w:val="24"/>
                <w:szCs w:val="24"/>
              </w:rPr>
            </w:pPr>
            <w:r w:rsidRPr="00CB08FA">
              <w:rPr>
                <w:sz w:val="24"/>
                <w:szCs w:val="24"/>
              </w:rPr>
              <w:t>Alternative Flow</w:t>
            </w:r>
          </w:p>
        </w:tc>
        <w:tc>
          <w:tcPr>
            <w:tcW w:w="7105" w:type="dxa"/>
          </w:tcPr>
          <w:p w14:paraId="6349D9A3" w14:textId="5E1B357A" w:rsidR="003472D5" w:rsidRPr="00CB08FA" w:rsidRDefault="00086B38" w:rsidP="00AD09C4">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The user does no</w:t>
            </w:r>
            <w:r w:rsidR="00E60F95" w:rsidRPr="00CB08FA">
              <w:rPr>
                <w:sz w:val="24"/>
                <w:szCs w:val="24"/>
              </w:rPr>
              <w:t>t exist</w:t>
            </w:r>
            <w:r w:rsidR="00425845" w:rsidRPr="00CB08FA">
              <w:rPr>
                <w:sz w:val="24"/>
                <w:szCs w:val="24"/>
              </w:rPr>
              <w:t>.</w:t>
            </w:r>
            <w:r w:rsidR="00E60F95" w:rsidRPr="00CB08FA">
              <w:rPr>
                <w:sz w:val="24"/>
                <w:szCs w:val="24"/>
              </w:rPr>
              <w:t xml:space="preserve"> </w:t>
            </w:r>
          </w:p>
          <w:p w14:paraId="481382FD" w14:textId="2B644A96" w:rsidR="003472D5" w:rsidRPr="00CB08FA" w:rsidRDefault="00350A61" w:rsidP="00AD09C4">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sz w:val="24"/>
                <w:szCs w:val="24"/>
              </w:rPr>
            </w:pPr>
            <w:r w:rsidRPr="00CB08FA">
              <w:rPr>
                <w:sz w:val="24"/>
                <w:szCs w:val="24"/>
              </w:rPr>
              <w:t>Wrong password</w:t>
            </w:r>
          </w:p>
        </w:tc>
      </w:tr>
    </w:tbl>
    <w:p w14:paraId="7A2312E3" w14:textId="77777777" w:rsidR="00CA1761" w:rsidRDefault="00CA1761">
      <w:pPr>
        <w:rPr>
          <w:b/>
          <w:bCs/>
          <w:sz w:val="28"/>
          <w:szCs w:val="28"/>
        </w:rPr>
      </w:pPr>
    </w:p>
    <w:p w14:paraId="3BB0A1BC" w14:textId="77777777" w:rsidR="00005ADF" w:rsidRDefault="00005ADF">
      <w:pPr>
        <w:rPr>
          <w:b/>
          <w:bCs/>
          <w:sz w:val="28"/>
          <w:szCs w:val="28"/>
        </w:rPr>
      </w:pPr>
    </w:p>
    <w:p w14:paraId="70FBC352" w14:textId="77777777" w:rsidR="00005ADF" w:rsidRDefault="00005ADF">
      <w:pPr>
        <w:rPr>
          <w:b/>
          <w:bCs/>
          <w:sz w:val="28"/>
          <w:szCs w:val="28"/>
        </w:rPr>
      </w:pPr>
    </w:p>
    <w:p w14:paraId="3E2E538D" w14:textId="77777777" w:rsidR="00005ADF" w:rsidRDefault="00005ADF">
      <w:pPr>
        <w:rPr>
          <w:b/>
          <w:bCs/>
          <w:sz w:val="28"/>
          <w:szCs w:val="28"/>
        </w:rPr>
      </w:pPr>
    </w:p>
    <w:p w14:paraId="7B2207AE" w14:textId="77777777" w:rsidR="00005ADF" w:rsidRDefault="00005ADF">
      <w:pPr>
        <w:rPr>
          <w:b/>
          <w:bCs/>
          <w:sz w:val="28"/>
          <w:szCs w:val="28"/>
        </w:rPr>
      </w:pPr>
    </w:p>
    <w:p w14:paraId="1DA40B1C" w14:textId="77777777" w:rsidR="00005ADF" w:rsidRDefault="00005ADF">
      <w:pPr>
        <w:rPr>
          <w:b/>
          <w:bCs/>
          <w:sz w:val="28"/>
          <w:szCs w:val="28"/>
        </w:rPr>
      </w:pPr>
    </w:p>
    <w:p w14:paraId="44B426EC" w14:textId="77777777" w:rsidR="00005ADF" w:rsidRDefault="00005ADF">
      <w:pPr>
        <w:rPr>
          <w:b/>
          <w:bCs/>
          <w:sz w:val="28"/>
          <w:szCs w:val="28"/>
        </w:rPr>
      </w:pPr>
    </w:p>
    <w:p w14:paraId="6AA8285A" w14:textId="77777777" w:rsidR="00005ADF" w:rsidRDefault="00005ADF">
      <w:pPr>
        <w:rPr>
          <w:b/>
          <w:bCs/>
          <w:sz w:val="28"/>
          <w:szCs w:val="28"/>
        </w:rPr>
      </w:pPr>
    </w:p>
    <w:p w14:paraId="2FF6412D" w14:textId="77777777" w:rsidR="00005ADF" w:rsidRDefault="00005ADF">
      <w:pPr>
        <w:rPr>
          <w:b/>
          <w:bCs/>
          <w:sz w:val="28"/>
          <w:szCs w:val="28"/>
        </w:rPr>
      </w:pPr>
    </w:p>
    <w:p w14:paraId="1BC0FE02" w14:textId="77777777" w:rsidR="00005ADF" w:rsidRDefault="00005ADF">
      <w:pPr>
        <w:rPr>
          <w:b/>
          <w:bCs/>
          <w:sz w:val="28"/>
          <w:szCs w:val="28"/>
        </w:rPr>
      </w:pPr>
    </w:p>
    <w:p w14:paraId="62C94F50" w14:textId="77777777" w:rsidR="00005ADF" w:rsidRDefault="00005ADF">
      <w:pPr>
        <w:rPr>
          <w:b/>
          <w:bCs/>
          <w:sz w:val="28"/>
          <w:szCs w:val="28"/>
        </w:rPr>
      </w:pPr>
    </w:p>
    <w:p w14:paraId="27C71F8F" w14:textId="77777777" w:rsidR="00005ADF" w:rsidRDefault="00005ADF">
      <w:pPr>
        <w:rPr>
          <w:b/>
          <w:bCs/>
          <w:sz w:val="28"/>
          <w:szCs w:val="28"/>
        </w:rPr>
      </w:pPr>
    </w:p>
    <w:p w14:paraId="617D92A1" w14:textId="77777777" w:rsidR="00005ADF" w:rsidRDefault="00005ADF">
      <w:pPr>
        <w:rPr>
          <w:b/>
          <w:bCs/>
          <w:sz w:val="28"/>
          <w:szCs w:val="28"/>
        </w:rPr>
      </w:pPr>
    </w:p>
    <w:p w14:paraId="37EAC2B6" w14:textId="55C1CA9D" w:rsidR="0046781A" w:rsidRPr="0046781A" w:rsidRDefault="00037D42" w:rsidP="00A52419">
      <w:pPr>
        <w:pStyle w:val="Heading2"/>
        <w:numPr>
          <w:ilvl w:val="1"/>
          <w:numId w:val="1"/>
        </w:numPr>
        <w:rPr>
          <w:rFonts w:ascii="Times New Roman" w:eastAsia="Times New Roman" w:hAnsi="Times New Roman" w:cs="Times New Roman"/>
          <w:b w:val="0"/>
          <w:bCs/>
          <w:kern w:val="28"/>
          <w:sz w:val="28"/>
          <w:szCs w:val="20"/>
          <w:lang w:val="en-GB"/>
        </w:rPr>
      </w:pPr>
      <w:r>
        <w:rPr>
          <w:lang w:val="en-GB"/>
        </w:rPr>
        <w:lastRenderedPageBreak/>
        <w:t xml:space="preserve">  </w:t>
      </w:r>
      <w:bookmarkStart w:id="38" w:name="_Toc157388188"/>
      <w:r w:rsidR="0046781A" w:rsidRPr="00DA5458">
        <w:rPr>
          <w:lang w:val="en-GB"/>
        </w:rPr>
        <w:t>Activity Diagrams</w:t>
      </w:r>
      <w:bookmarkEnd w:id="38"/>
    </w:p>
    <w:p w14:paraId="1F26DB45" w14:textId="3F4EC979" w:rsidR="006C4335" w:rsidRPr="0046781A" w:rsidRDefault="0046781A" w:rsidP="00003609">
      <w:pPr>
        <w:tabs>
          <w:tab w:val="left" w:pos="720"/>
        </w:tabs>
        <w:spacing w:before="240" w:after="0" w:line="360" w:lineRule="auto"/>
        <w:ind w:left="432"/>
        <w:jc w:val="both"/>
        <w:rPr>
          <w:rFonts w:ascii="Times New Roman" w:eastAsia="Times New Roman" w:hAnsi="Times New Roman" w:cs="TimesNewRomanPSMT"/>
          <w:color w:val="000000"/>
          <w:kern w:val="0"/>
          <w:sz w:val="24"/>
          <w:szCs w:val="24"/>
          <w:lang w:val="en-GB"/>
          <w14:ligatures w14:val="none"/>
        </w:rPr>
      </w:pPr>
      <w:r w:rsidRPr="0046781A">
        <w:rPr>
          <w:rFonts w:ascii="Times New Roman" w:eastAsia="Times New Roman" w:hAnsi="Times New Roman" w:cs="TimesNewRomanPSMT"/>
          <w:color w:val="000000"/>
          <w:kern w:val="0"/>
          <w:sz w:val="24"/>
          <w:szCs w:val="24"/>
          <w:lang w:val="en-GB"/>
          <w14:ligatures w14:val="none"/>
        </w:rPr>
        <w:t>The Activity Diagram explains the operations that are carried out on each process, and I see the validation, The powers, and how will the system work, In the case of success, one thing is done, and in case of failure, another thing is done.</w:t>
      </w:r>
    </w:p>
    <w:p w14:paraId="75C5D30E" w14:textId="38431CFC" w:rsidR="00A21A6A" w:rsidRPr="00053C11" w:rsidRDefault="0046781A" w:rsidP="00E07706">
      <w:pPr>
        <w:pStyle w:val="ListParagraph"/>
        <w:numPr>
          <w:ilvl w:val="2"/>
          <w:numId w:val="48"/>
        </w:numPr>
        <w:rPr>
          <w:rStyle w:val="Heading3Char"/>
        </w:rPr>
      </w:pPr>
      <w:r w:rsidRPr="00A52419">
        <w:rPr>
          <w:rStyle w:val="Heading3Char"/>
          <w:noProof/>
        </w:rPr>
        <w:drawing>
          <wp:anchor distT="0" distB="0" distL="114300" distR="114300" simplePos="0" relativeHeight="251620352" behindDoc="0" locked="0" layoutInCell="1" allowOverlap="1" wp14:anchorId="3D4D745E" wp14:editId="546C07A1">
            <wp:simplePos x="0" y="0"/>
            <wp:positionH relativeFrom="column">
              <wp:posOffset>2926080</wp:posOffset>
            </wp:positionH>
            <wp:positionV relativeFrom="paragraph">
              <wp:posOffset>276225</wp:posOffset>
            </wp:positionV>
            <wp:extent cx="3817620" cy="6438900"/>
            <wp:effectExtent l="0" t="0" r="0" b="0"/>
            <wp:wrapThrough wrapText="bothSides">
              <wp:wrapPolygon edited="0">
                <wp:start x="0" y="0"/>
                <wp:lineTo x="0" y="21536"/>
                <wp:lineTo x="21449" y="21536"/>
                <wp:lineTo x="21449" y="0"/>
                <wp:lineTo x="0" y="0"/>
              </wp:wrapPolygon>
            </wp:wrapThrough>
            <wp:docPr id="1964192478" name="Picture 196419247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92478" name="Picture 1964192478"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7620" cy="6438900"/>
                    </a:xfrm>
                    <a:prstGeom prst="rect">
                      <a:avLst/>
                    </a:prstGeom>
                    <a:noFill/>
                    <a:ln>
                      <a:noFill/>
                    </a:ln>
                  </pic:spPr>
                </pic:pic>
              </a:graphicData>
            </a:graphic>
          </wp:anchor>
        </w:drawing>
      </w:r>
      <w:bookmarkStart w:id="39" w:name="_Toc157388189"/>
      <w:r w:rsidR="00044F7D" w:rsidRPr="00A52419">
        <w:rPr>
          <w:rStyle w:val="Heading3Char"/>
        </w:rPr>
        <w:t>Registration</w:t>
      </w:r>
      <w:r w:rsidR="002C533A" w:rsidRPr="00053C11">
        <w:rPr>
          <w:rStyle w:val="Heading3Char"/>
          <w:b w:val="0"/>
        </w:rPr>
        <w:t>:</w:t>
      </w:r>
      <w:bookmarkEnd w:id="39"/>
    </w:p>
    <w:p w14:paraId="4779D200" w14:textId="58DE3AC3" w:rsidR="00E503EF" w:rsidRPr="00E503EF" w:rsidRDefault="00E503EF" w:rsidP="00A21A6A">
      <w:pPr>
        <w:ind w:left="1440"/>
        <w:rPr>
          <w:b/>
          <w:bCs/>
          <w:sz w:val="28"/>
          <w:szCs w:val="28"/>
        </w:rPr>
      </w:pPr>
      <w:r w:rsidRPr="00E503EF">
        <w:rPr>
          <w:noProof/>
        </w:rPr>
        <w:t xml:space="preserve"> </w:t>
      </w:r>
    </w:p>
    <w:p w14:paraId="3F6BD27C" w14:textId="4DAC0203" w:rsidR="00480624" w:rsidRDefault="007D5C4E" w:rsidP="00AB7088">
      <w:pPr>
        <w:ind w:left="270"/>
      </w:pPr>
      <w:r>
        <w:rPr>
          <w:noProof/>
        </w:rPr>
        <mc:AlternateContent>
          <mc:Choice Requires="wps">
            <w:drawing>
              <wp:anchor distT="0" distB="0" distL="114300" distR="114300" simplePos="0" relativeHeight="251693056" behindDoc="0" locked="0" layoutInCell="1" allowOverlap="1" wp14:anchorId="5AD604C1" wp14:editId="2D1C9D23">
                <wp:simplePos x="0" y="0"/>
                <wp:positionH relativeFrom="margin">
                  <wp:align>left</wp:align>
                </wp:positionH>
                <wp:positionV relativeFrom="paragraph">
                  <wp:posOffset>18415</wp:posOffset>
                </wp:positionV>
                <wp:extent cx="3284220" cy="3749040"/>
                <wp:effectExtent l="0" t="0" r="11430" b="22860"/>
                <wp:wrapNone/>
                <wp:docPr id="46443868" name="Text Box 4"/>
                <wp:cNvGraphicFramePr/>
                <a:graphic xmlns:a="http://schemas.openxmlformats.org/drawingml/2006/main">
                  <a:graphicData uri="http://schemas.microsoft.com/office/word/2010/wordprocessingShape">
                    <wps:wsp>
                      <wps:cNvSpPr txBox="1"/>
                      <wps:spPr>
                        <a:xfrm>
                          <a:off x="0" y="0"/>
                          <a:ext cx="3284220" cy="3749040"/>
                        </a:xfrm>
                        <a:prstGeom prst="rect">
                          <a:avLst/>
                        </a:prstGeom>
                        <a:solidFill>
                          <a:schemeClr val="lt1"/>
                        </a:solidFill>
                        <a:ln w="6350">
                          <a:solidFill>
                            <a:schemeClr val="bg1"/>
                          </a:solidFill>
                        </a:ln>
                      </wps:spPr>
                      <wps:txbx>
                        <w:txbxContent>
                          <w:p w14:paraId="7127EA5C" w14:textId="77777777" w:rsidR="007D5C4E" w:rsidRPr="007D5C4E" w:rsidRDefault="007D5C4E" w:rsidP="007D5C4E">
                            <w:pPr>
                              <w:ind w:left="432"/>
                              <w:rPr>
                                <w:rFonts w:asciiTheme="majorBidi" w:hAnsiTheme="majorBidi" w:cstheme="majorBidi"/>
                                <w:sz w:val="24"/>
                                <w:szCs w:val="24"/>
                              </w:rPr>
                            </w:pPr>
                            <w:r w:rsidRPr="007D5C4E">
                              <w:rPr>
                                <w:rFonts w:asciiTheme="majorBidi" w:hAnsiTheme="majorBidi" w:cstheme="majorBidi"/>
                                <w:sz w:val="24"/>
                                <w:szCs w:val="24"/>
                              </w:rPr>
                              <w:t>Users are required to provide relevant information such as personal details and contact information.</w:t>
                            </w:r>
                          </w:p>
                          <w:p w14:paraId="2356BF57" w14:textId="77777777" w:rsidR="007D5C4E" w:rsidRPr="007D5C4E" w:rsidRDefault="007D5C4E" w:rsidP="007D5C4E">
                            <w:pPr>
                              <w:ind w:left="432"/>
                              <w:rPr>
                                <w:rFonts w:asciiTheme="majorBidi" w:hAnsiTheme="majorBidi" w:cstheme="majorBidi"/>
                                <w:sz w:val="24"/>
                                <w:szCs w:val="24"/>
                              </w:rPr>
                            </w:pPr>
                            <w:r w:rsidRPr="007D5C4E">
                              <w:rPr>
                                <w:rFonts w:asciiTheme="majorBidi" w:hAnsiTheme="majorBidi" w:cstheme="majorBidi"/>
                                <w:sz w:val="24"/>
                                <w:szCs w:val="24"/>
                              </w:rPr>
                              <w:t xml:space="preserve">Once the necessary information is entered, </w:t>
                            </w:r>
                          </w:p>
                          <w:p w14:paraId="51F72015" w14:textId="77777777" w:rsidR="007D5C4E" w:rsidRPr="007D5C4E" w:rsidRDefault="007D5C4E" w:rsidP="007D5C4E">
                            <w:pPr>
                              <w:ind w:left="432"/>
                              <w:rPr>
                                <w:rFonts w:asciiTheme="majorBidi" w:hAnsiTheme="majorBidi" w:cstheme="majorBidi"/>
                                <w:sz w:val="24"/>
                                <w:szCs w:val="24"/>
                              </w:rPr>
                            </w:pPr>
                            <w:r w:rsidRPr="007D5C4E">
                              <w:rPr>
                                <w:rFonts w:asciiTheme="majorBidi" w:hAnsiTheme="majorBidi" w:cstheme="majorBidi"/>
                                <w:sz w:val="24"/>
                                <w:szCs w:val="24"/>
                              </w:rPr>
                              <w:t xml:space="preserve">users will typically need to create a username and password, followed by verification steps to ensure the accuracy of the provided details. </w:t>
                            </w:r>
                          </w:p>
                          <w:p w14:paraId="1096974E" w14:textId="77777777" w:rsidR="007D5C4E" w:rsidRPr="007D5C4E" w:rsidRDefault="007D5C4E" w:rsidP="007D5C4E">
                            <w:pPr>
                              <w:ind w:left="432"/>
                              <w:rPr>
                                <w:rFonts w:asciiTheme="majorBidi" w:hAnsiTheme="majorBidi" w:cstheme="majorBidi"/>
                                <w:sz w:val="24"/>
                                <w:szCs w:val="24"/>
                              </w:rPr>
                            </w:pPr>
                            <w:r w:rsidRPr="007D5C4E">
                              <w:rPr>
                                <w:rFonts w:asciiTheme="majorBidi" w:hAnsiTheme="majorBidi" w:cstheme="majorBidi"/>
                                <w:sz w:val="24"/>
                                <w:szCs w:val="24"/>
                              </w:rPr>
                              <w:t xml:space="preserve">After successfully completing these steps, </w:t>
                            </w:r>
                          </w:p>
                          <w:p w14:paraId="7C373E5C" w14:textId="77777777" w:rsidR="007D5C4E" w:rsidRPr="007D5C4E" w:rsidRDefault="007D5C4E" w:rsidP="007D5C4E">
                            <w:pPr>
                              <w:ind w:left="432"/>
                              <w:rPr>
                                <w:rFonts w:asciiTheme="majorBidi" w:hAnsiTheme="majorBidi" w:cstheme="majorBidi"/>
                                <w:sz w:val="24"/>
                                <w:szCs w:val="24"/>
                              </w:rPr>
                            </w:pPr>
                            <w:r w:rsidRPr="007D5C4E">
                              <w:rPr>
                                <w:rFonts w:asciiTheme="majorBidi" w:hAnsiTheme="majorBidi" w:cstheme="majorBidi"/>
                                <w:sz w:val="24"/>
                                <w:szCs w:val="24"/>
                              </w:rPr>
                              <w:t>users gain access to the platform or system with their unique credentials.</w:t>
                            </w:r>
                          </w:p>
                          <w:p w14:paraId="504A385E" w14:textId="77777777" w:rsidR="007D5C4E" w:rsidRPr="007D5C4E" w:rsidRDefault="007D5C4E">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D604C1" id="_x0000_t202" coordsize="21600,21600" o:spt="202" path="m,l,21600r21600,l21600,xe">
                <v:stroke joinstyle="miter"/>
                <v:path gradientshapeok="t" o:connecttype="rect"/>
              </v:shapetype>
              <v:shape id="Text Box 4" o:spid="_x0000_s1026" type="#_x0000_t202" style="position:absolute;left:0;text-align:left;margin-left:0;margin-top:1.45pt;width:258.6pt;height:295.2pt;z-index:251693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" fillcolor="white [3201]" strokecolor="white [3212]" strokeweight=".5pt">
                <v:textbox>
                  <w:txbxContent>
                    <w:p w14:paraId="7127EA5C" w14:textId="77777777" w:rsidR="007D5C4E" w:rsidRPr="007D5C4E" w:rsidRDefault="007D5C4E" w:rsidP="007D5C4E">
                      <w:pPr>
                        <w:ind w:left="432"/>
                        <w:rPr>
                          <w:rFonts w:asciiTheme="majorBidi" w:hAnsiTheme="majorBidi" w:cstheme="majorBidi"/>
                          <w:sz w:val="24"/>
                          <w:szCs w:val="24"/>
                        </w:rPr>
                      </w:pPr>
                      <w:r w:rsidRPr="007D5C4E">
                        <w:rPr>
                          <w:rFonts w:asciiTheme="majorBidi" w:hAnsiTheme="majorBidi" w:cstheme="majorBidi"/>
                          <w:sz w:val="24"/>
                          <w:szCs w:val="24"/>
                        </w:rPr>
                        <w:t>Users are required to provide relevant information such as personal details and contact information.</w:t>
                      </w:r>
                    </w:p>
                    <w:p w14:paraId="2356BF57" w14:textId="77777777" w:rsidR="007D5C4E" w:rsidRPr="007D5C4E" w:rsidRDefault="007D5C4E" w:rsidP="007D5C4E">
                      <w:pPr>
                        <w:ind w:left="432"/>
                        <w:rPr>
                          <w:rFonts w:asciiTheme="majorBidi" w:hAnsiTheme="majorBidi" w:cstheme="majorBidi"/>
                          <w:sz w:val="24"/>
                          <w:szCs w:val="24"/>
                        </w:rPr>
                      </w:pPr>
                      <w:r w:rsidRPr="007D5C4E">
                        <w:rPr>
                          <w:rFonts w:asciiTheme="majorBidi" w:hAnsiTheme="majorBidi" w:cstheme="majorBidi"/>
                          <w:sz w:val="24"/>
                          <w:szCs w:val="24"/>
                        </w:rPr>
                        <w:t xml:space="preserve">Once the necessary information is entered, </w:t>
                      </w:r>
                    </w:p>
                    <w:p w14:paraId="51F72015" w14:textId="77777777" w:rsidR="007D5C4E" w:rsidRPr="007D5C4E" w:rsidRDefault="007D5C4E" w:rsidP="007D5C4E">
                      <w:pPr>
                        <w:ind w:left="432"/>
                        <w:rPr>
                          <w:rFonts w:asciiTheme="majorBidi" w:hAnsiTheme="majorBidi" w:cstheme="majorBidi"/>
                          <w:sz w:val="24"/>
                          <w:szCs w:val="24"/>
                        </w:rPr>
                      </w:pPr>
                      <w:r w:rsidRPr="007D5C4E">
                        <w:rPr>
                          <w:rFonts w:asciiTheme="majorBidi" w:hAnsiTheme="majorBidi" w:cstheme="majorBidi"/>
                          <w:sz w:val="24"/>
                          <w:szCs w:val="24"/>
                        </w:rPr>
                        <w:t xml:space="preserve">users will typically need to create a username and password, followed by verification steps to ensure the accuracy of the provided details. </w:t>
                      </w:r>
                    </w:p>
                    <w:p w14:paraId="1096974E" w14:textId="77777777" w:rsidR="007D5C4E" w:rsidRPr="007D5C4E" w:rsidRDefault="007D5C4E" w:rsidP="007D5C4E">
                      <w:pPr>
                        <w:ind w:left="432"/>
                        <w:rPr>
                          <w:rFonts w:asciiTheme="majorBidi" w:hAnsiTheme="majorBidi" w:cstheme="majorBidi"/>
                          <w:sz w:val="24"/>
                          <w:szCs w:val="24"/>
                        </w:rPr>
                      </w:pPr>
                      <w:r w:rsidRPr="007D5C4E">
                        <w:rPr>
                          <w:rFonts w:asciiTheme="majorBidi" w:hAnsiTheme="majorBidi" w:cstheme="majorBidi"/>
                          <w:sz w:val="24"/>
                          <w:szCs w:val="24"/>
                        </w:rPr>
                        <w:t xml:space="preserve">After successfully completing these steps, </w:t>
                      </w:r>
                    </w:p>
                    <w:p w14:paraId="7C373E5C" w14:textId="77777777" w:rsidR="007D5C4E" w:rsidRPr="007D5C4E" w:rsidRDefault="007D5C4E" w:rsidP="007D5C4E">
                      <w:pPr>
                        <w:ind w:left="432"/>
                        <w:rPr>
                          <w:rFonts w:asciiTheme="majorBidi" w:hAnsiTheme="majorBidi" w:cstheme="majorBidi"/>
                          <w:sz w:val="24"/>
                          <w:szCs w:val="24"/>
                        </w:rPr>
                      </w:pPr>
                      <w:r w:rsidRPr="007D5C4E">
                        <w:rPr>
                          <w:rFonts w:asciiTheme="majorBidi" w:hAnsiTheme="majorBidi" w:cstheme="majorBidi"/>
                          <w:sz w:val="24"/>
                          <w:szCs w:val="24"/>
                        </w:rPr>
                        <w:t>users gain access to the platform or system with their unique credentials.</w:t>
                      </w:r>
                    </w:p>
                    <w:p w14:paraId="504A385E" w14:textId="77777777" w:rsidR="007D5C4E" w:rsidRPr="007D5C4E" w:rsidRDefault="007D5C4E">
                      <w:pPr>
                        <w:rPr>
                          <w:rFonts w:asciiTheme="majorBidi" w:hAnsiTheme="majorBidi" w:cstheme="majorBidi"/>
                          <w:sz w:val="24"/>
                          <w:szCs w:val="24"/>
                        </w:rPr>
                      </w:pPr>
                    </w:p>
                  </w:txbxContent>
                </v:textbox>
                <w10:wrap anchorx="margin"/>
              </v:shape>
            </w:pict>
          </mc:Fallback>
        </mc:AlternateContent>
      </w:r>
    </w:p>
    <w:p w14:paraId="4F5A78F7" w14:textId="77777777" w:rsidR="008E67CB" w:rsidRDefault="008E67CB" w:rsidP="00AB7088">
      <w:pPr>
        <w:ind w:left="270"/>
      </w:pPr>
    </w:p>
    <w:p w14:paraId="01F9475F" w14:textId="77777777" w:rsidR="008E67CB" w:rsidRDefault="008E67CB" w:rsidP="00AB7088">
      <w:pPr>
        <w:ind w:left="270"/>
      </w:pPr>
    </w:p>
    <w:p w14:paraId="046AF8A3" w14:textId="77777777" w:rsidR="008E67CB" w:rsidRDefault="008E67CB" w:rsidP="00AB7088">
      <w:pPr>
        <w:ind w:left="270"/>
      </w:pPr>
    </w:p>
    <w:p w14:paraId="706AEFC1" w14:textId="77777777" w:rsidR="00F600E3" w:rsidRDefault="00F600E3" w:rsidP="00AB7088">
      <w:pPr>
        <w:ind w:left="270"/>
      </w:pPr>
    </w:p>
    <w:p w14:paraId="376E7313" w14:textId="77777777" w:rsidR="00F600E3" w:rsidRDefault="00F600E3" w:rsidP="00AB7088">
      <w:pPr>
        <w:ind w:left="270"/>
      </w:pPr>
    </w:p>
    <w:p w14:paraId="1F1C7FE6" w14:textId="77777777" w:rsidR="00F600E3" w:rsidRDefault="00F600E3" w:rsidP="00AB7088">
      <w:pPr>
        <w:ind w:left="270"/>
      </w:pPr>
    </w:p>
    <w:p w14:paraId="37F109D3" w14:textId="77777777" w:rsidR="00F600E3" w:rsidRDefault="00F600E3" w:rsidP="00AB7088">
      <w:pPr>
        <w:ind w:left="270"/>
      </w:pPr>
    </w:p>
    <w:p w14:paraId="280E1E33" w14:textId="77777777" w:rsidR="00F600E3" w:rsidRDefault="00F600E3" w:rsidP="00AB7088">
      <w:pPr>
        <w:ind w:left="270"/>
      </w:pPr>
    </w:p>
    <w:p w14:paraId="3DA19A24" w14:textId="77777777" w:rsidR="00F600E3" w:rsidRDefault="00F600E3" w:rsidP="00AB7088">
      <w:pPr>
        <w:ind w:left="270"/>
      </w:pPr>
    </w:p>
    <w:p w14:paraId="3C3FB413" w14:textId="77777777" w:rsidR="00F600E3" w:rsidRDefault="00F600E3" w:rsidP="00AB7088">
      <w:pPr>
        <w:ind w:left="270"/>
      </w:pPr>
    </w:p>
    <w:p w14:paraId="62FB2DAE" w14:textId="77777777" w:rsidR="00F600E3" w:rsidRDefault="00F600E3" w:rsidP="00AB7088">
      <w:pPr>
        <w:ind w:left="270"/>
      </w:pPr>
    </w:p>
    <w:p w14:paraId="34E47F86" w14:textId="3068A058" w:rsidR="00480624" w:rsidRDefault="00480624" w:rsidP="00AB7088">
      <w:pPr>
        <w:ind w:left="270"/>
      </w:pPr>
    </w:p>
    <w:p w14:paraId="3B227A4E" w14:textId="77777777" w:rsidR="0046781A" w:rsidRDefault="0046781A" w:rsidP="00AB7088">
      <w:pPr>
        <w:ind w:left="270"/>
      </w:pPr>
    </w:p>
    <w:p w14:paraId="43D11C17" w14:textId="11E4AC6A" w:rsidR="0046781A" w:rsidRDefault="0046781A" w:rsidP="008601F0"/>
    <w:p w14:paraId="5E9ED94B" w14:textId="2515A4E7" w:rsidR="0046781A" w:rsidRDefault="0046781A" w:rsidP="00AB7088">
      <w:pPr>
        <w:ind w:left="270"/>
      </w:pPr>
    </w:p>
    <w:p w14:paraId="00F95935" w14:textId="77777777" w:rsidR="0046781A" w:rsidRDefault="0046781A" w:rsidP="00AB7088">
      <w:pPr>
        <w:ind w:left="270"/>
      </w:pPr>
    </w:p>
    <w:p w14:paraId="43A1AAED" w14:textId="0574692A" w:rsidR="0046781A" w:rsidRDefault="0046781A" w:rsidP="00AB7088">
      <w:pPr>
        <w:ind w:left="270"/>
      </w:pPr>
    </w:p>
    <w:p w14:paraId="7365D2D7" w14:textId="67BF1620" w:rsidR="0046781A" w:rsidRDefault="0046781A" w:rsidP="00AB7088">
      <w:pPr>
        <w:ind w:left="270"/>
      </w:pPr>
    </w:p>
    <w:p w14:paraId="249B706A" w14:textId="77777777" w:rsidR="0046781A" w:rsidRDefault="0046781A" w:rsidP="00AB7088">
      <w:pPr>
        <w:ind w:left="270"/>
      </w:pPr>
    </w:p>
    <w:p w14:paraId="46DD1323" w14:textId="77777777" w:rsidR="0046781A" w:rsidRDefault="0046781A" w:rsidP="00AB7088">
      <w:pPr>
        <w:ind w:left="270"/>
      </w:pPr>
    </w:p>
    <w:p w14:paraId="1C56EE4C" w14:textId="0D203A8D" w:rsidR="00C71199" w:rsidRDefault="00C71199" w:rsidP="00AF76B1"/>
    <w:p w14:paraId="1326B97E" w14:textId="60471894" w:rsidR="00480624" w:rsidRPr="004701F9" w:rsidRDefault="00C434B7" w:rsidP="004701F9">
      <w:pPr>
        <w:pStyle w:val="ListParagraph"/>
        <w:numPr>
          <w:ilvl w:val="2"/>
          <w:numId w:val="48"/>
        </w:numPr>
        <w:rPr>
          <w:b/>
          <w:bCs/>
          <w:sz w:val="28"/>
          <w:szCs w:val="28"/>
        </w:rPr>
      </w:pPr>
      <w:bookmarkStart w:id="40" w:name="_Toc157388190"/>
      <w:r w:rsidRPr="00607410">
        <w:rPr>
          <w:rStyle w:val="Heading3Char"/>
        </w:rPr>
        <w:lastRenderedPageBreak/>
        <w:t>Login</w:t>
      </w:r>
      <w:bookmarkEnd w:id="40"/>
      <w:r w:rsidRPr="002D5E45">
        <w:rPr>
          <w:b/>
          <w:bCs/>
          <w:sz w:val="28"/>
          <w:szCs w:val="28"/>
        </w:rPr>
        <w:t xml:space="preserve">: </w:t>
      </w:r>
    </w:p>
    <w:p w14:paraId="7C81F1A7" w14:textId="77777777" w:rsidR="00813777" w:rsidRDefault="00813777" w:rsidP="00AB7088">
      <w:pPr>
        <w:ind w:left="270"/>
        <w:rPr>
          <w:sz w:val="24"/>
          <w:szCs w:val="24"/>
        </w:rPr>
      </w:pPr>
    </w:p>
    <w:p w14:paraId="38E2ADAD" w14:textId="3AEE8713" w:rsidR="001F2FC5" w:rsidRPr="004701F9" w:rsidRDefault="00CC22BB" w:rsidP="00690CA6">
      <w:pPr>
        <w:ind w:left="270"/>
        <w:rPr>
          <w:sz w:val="24"/>
          <w:szCs w:val="24"/>
        </w:rPr>
      </w:pPr>
      <w:r>
        <w:rPr>
          <w:noProof/>
        </w:rPr>
        <mc:AlternateContent>
          <mc:Choice Requires="wps">
            <w:drawing>
              <wp:anchor distT="0" distB="0" distL="114300" distR="114300" simplePos="0" relativeHeight="251689984" behindDoc="0" locked="0" layoutInCell="1" allowOverlap="1" wp14:anchorId="6C233707" wp14:editId="6581640A">
                <wp:simplePos x="0" y="0"/>
                <wp:positionH relativeFrom="column">
                  <wp:posOffset>60960</wp:posOffset>
                </wp:positionH>
                <wp:positionV relativeFrom="paragraph">
                  <wp:posOffset>9525</wp:posOffset>
                </wp:positionV>
                <wp:extent cx="3284220" cy="4815840"/>
                <wp:effectExtent l="0" t="0" r="11430" b="22860"/>
                <wp:wrapNone/>
                <wp:docPr id="416611925" name="Text Box 3"/>
                <wp:cNvGraphicFramePr/>
                <a:graphic xmlns:a="http://schemas.openxmlformats.org/drawingml/2006/main">
                  <a:graphicData uri="http://schemas.microsoft.com/office/word/2010/wordprocessingShape">
                    <wps:wsp>
                      <wps:cNvSpPr txBox="1"/>
                      <wps:spPr>
                        <a:xfrm>
                          <a:off x="0" y="0"/>
                          <a:ext cx="3284220" cy="4815840"/>
                        </a:xfrm>
                        <a:prstGeom prst="rect">
                          <a:avLst/>
                        </a:prstGeom>
                        <a:solidFill>
                          <a:schemeClr val="lt1"/>
                        </a:solidFill>
                        <a:ln w="6350">
                          <a:solidFill>
                            <a:schemeClr val="bg1"/>
                          </a:solidFill>
                        </a:ln>
                      </wps:spPr>
                      <wps:txbx>
                        <w:txbxContent>
                          <w:p w14:paraId="363577E2" w14:textId="4645B4FB" w:rsidR="00690CA6" w:rsidRPr="00690CA6" w:rsidRDefault="00690CA6" w:rsidP="00690CA6">
                            <w:pPr>
                              <w:ind w:left="270"/>
                              <w:rPr>
                                <w:rFonts w:asciiTheme="majorBidi" w:hAnsiTheme="majorBidi" w:cstheme="majorBidi"/>
                                <w:sz w:val="24"/>
                                <w:szCs w:val="24"/>
                              </w:rPr>
                            </w:pPr>
                            <w:r w:rsidRPr="00690CA6">
                              <w:rPr>
                                <w:rFonts w:asciiTheme="majorBidi" w:hAnsiTheme="majorBidi" w:cstheme="majorBidi"/>
                                <w:sz w:val="24"/>
                                <w:szCs w:val="24"/>
                              </w:rPr>
                              <w:t>The login process typically follows the registration process and involves users accessing the Application or Website using their previously created credentials.</w:t>
                            </w:r>
                          </w:p>
                          <w:p w14:paraId="436E3EF3" w14:textId="77777777" w:rsidR="00690CA6" w:rsidRPr="00690CA6" w:rsidRDefault="00690CA6">
                            <w:pPr>
                              <w:rPr>
                                <w:rFonts w:asciiTheme="majorBidi" w:hAnsiTheme="majorBidi" w:cstheme="maj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33707" id="Text Box 3" o:spid="_x0000_s1027" type="#_x0000_t202" style="position:absolute;left:0;text-align:left;margin-left:4.8pt;margin-top:.75pt;width:258.6pt;height:37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" fillcolor="white [3201]" strokecolor="white [3212]" strokeweight=".5pt">
                <v:textbox>
                  <w:txbxContent>
                    <w:p w14:paraId="363577E2" w14:textId="4645B4FB" w:rsidR="00690CA6" w:rsidRPr="00690CA6" w:rsidRDefault="00690CA6" w:rsidP="00690CA6">
                      <w:pPr>
                        <w:ind w:left="270"/>
                        <w:rPr>
                          <w:rFonts w:asciiTheme="majorBidi" w:hAnsiTheme="majorBidi" w:cstheme="majorBidi"/>
                          <w:sz w:val="24"/>
                          <w:szCs w:val="24"/>
                        </w:rPr>
                      </w:pPr>
                      <w:r w:rsidRPr="00690CA6">
                        <w:rPr>
                          <w:rFonts w:asciiTheme="majorBidi" w:hAnsiTheme="majorBidi" w:cstheme="majorBidi"/>
                          <w:sz w:val="24"/>
                          <w:szCs w:val="24"/>
                        </w:rPr>
                        <w:t>The login process typically follows the registration process and involves users accessing the Application or Website using their previously created credentials.</w:t>
                      </w:r>
                    </w:p>
                    <w:p w14:paraId="436E3EF3" w14:textId="77777777" w:rsidR="00690CA6" w:rsidRPr="00690CA6" w:rsidRDefault="00690CA6">
                      <w:pPr>
                        <w:rPr>
                          <w:rFonts w:asciiTheme="majorBidi" w:hAnsiTheme="majorBidi" w:cstheme="majorBidi"/>
                        </w:rPr>
                      </w:pPr>
                    </w:p>
                  </w:txbxContent>
                </v:textbox>
              </v:shape>
            </w:pict>
          </mc:Fallback>
        </mc:AlternateContent>
      </w:r>
      <w:r w:rsidR="00690CA6">
        <w:rPr>
          <w:noProof/>
        </w:rPr>
        <w:drawing>
          <wp:anchor distT="0" distB="0" distL="114300" distR="114300" simplePos="0" relativeHeight="251634688" behindDoc="0" locked="0" layoutInCell="1" allowOverlap="1" wp14:anchorId="74BC17DC" wp14:editId="2350F644">
            <wp:simplePos x="0" y="0"/>
            <wp:positionH relativeFrom="margin">
              <wp:posOffset>3543300</wp:posOffset>
            </wp:positionH>
            <wp:positionV relativeFrom="topMargin">
              <wp:posOffset>1607820</wp:posOffset>
            </wp:positionV>
            <wp:extent cx="2925445" cy="4572000"/>
            <wp:effectExtent l="0" t="0" r="8255" b="0"/>
            <wp:wrapSquare wrapText="bothSides"/>
            <wp:docPr id="441606272" name="Picture 441606272"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06272" name="Picture 441606272" descr="A diagram of a logi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5445"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D9C2B" w14:textId="4383E397" w:rsidR="00D15F0F" w:rsidRDefault="00D15F0F" w:rsidP="00D15F0F">
      <w:pPr>
        <w:rPr>
          <w:noProof/>
        </w:rPr>
      </w:pPr>
    </w:p>
    <w:p w14:paraId="62318923" w14:textId="34B95C58" w:rsidR="00350D36" w:rsidRDefault="00350D36" w:rsidP="00D15F0F">
      <w:pPr>
        <w:tabs>
          <w:tab w:val="left" w:pos="7236"/>
        </w:tabs>
      </w:pPr>
    </w:p>
    <w:p w14:paraId="02AA5E20" w14:textId="523BCF4A" w:rsidR="00350D36" w:rsidRDefault="00350D36" w:rsidP="00D15F0F">
      <w:pPr>
        <w:tabs>
          <w:tab w:val="left" w:pos="7236"/>
        </w:tabs>
      </w:pPr>
    </w:p>
    <w:p w14:paraId="628643D0" w14:textId="2166DFF4" w:rsidR="00D15F0F" w:rsidRDefault="00D15F0F" w:rsidP="00D15F0F">
      <w:pPr>
        <w:tabs>
          <w:tab w:val="left" w:pos="7236"/>
        </w:tabs>
      </w:pPr>
      <w:r>
        <w:tab/>
      </w:r>
    </w:p>
    <w:p w14:paraId="02D6D2C8" w14:textId="77777777" w:rsidR="00D15F0F" w:rsidRDefault="00D15F0F" w:rsidP="00D15F0F">
      <w:pPr>
        <w:tabs>
          <w:tab w:val="left" w:pos="7236"/>
        </w:tabs>
      </w:pPr>
    </w:p>
    <w:p w14:paraId="23425405" w14:textId="6FF930CA" w:rsidR="00857010" w:rsidRDefault="00857010" w:rsidP="00857010">
      <w:pPr>
        <w:pStyle w:val="ListParagraph"/>
        <w:tabs>
          <w:tab w:val="left" w:pos="7236"/>
        </w:tabs>
        <w:rPr>
          <w:b/>
          <w:bCs/>
          <w:sz w:val="28"/>
          <w:szCs w:val="28"/>
        </w:rPr>
      </w:pPr>
    </w:p>
    <w:p w14:paraId="5AE35B8F" w14:textId="521DA616" w:rsidR="00C80687" w:rsidRDefault="00C80687" w:rsidP="00857010">
      <w:pPr>
        <w:pStyle w:val="ListParagraph"/>
        <w:tabs>
          <w:tab w:val="left" w:pos="7236"/>
        </w:tabs>
        <w:rPr>
          <w:b/>
          <w:bCs/>
          <w:sz w:val="28"/>
          <w:szCs w:val="28"/>
        </w:rPr>
      </w:pPr>
    </w:p>
    <w:p w14:paraId="291C7215" w14:textId="4CD0C9E2" w:rsidR="00C80687" w:rsidRDefault="00C80687" w:rsidP="00857010">
      <w:pPr>
        <w:pStyle w:val="ListParagraph"/>
        <w:tabs>
          <w:tab w:val="left" w:pos="7236"/>
        </w:tabs>
        <w:rPr>
          <w:b/>
          <w:bCs/>
          <w:sz w:val="28"/>
          <w:szCs w:val="28"/>
        </w:rPr>
      </w:pPr>
    </w:p>
    <w:p w14:paraId="2281F236" w14:textId="6E04D4E1" w:rsidR="00C80687" w:rsidRDefault="00C80687" w:rsidP="00857010">
      <w:pPr>
        <w:pStyle w:val="ListParagraph"/>
        <w:tabs>
          <w:tab w:val="left" w:pos="7236"/>
        </w:tabs>
        <w:rPr>
          <w:b/>
          <w:bCs/>
          <w:sz w:val="28"/>
          <w:szCs w:val="28"/>
        </w:rPr>
      </w:pPr>
    </w:p>
    <w:p w14:paraId="217CF3EA" w14:textId="6C3A840D" w:rsidR="00A27178" w:rsidRPr="00037D42" w:rsidRDefault="00A27178" w:rsidP="00037D42">
      <w:pPr>
        <w:tabs>
          <w:tab w:val="left" w:pos="7236"/>
        </w:tabs>
        <w:rPr>
          <w:b/>
          <w:bCs/>
          <w:sz w:val="28"/>
          <w:szCs w:val="28"/>
        </w:rPr>
      </w:pPr>
    </w:p>
    <w:p w14:paraId="1AE80146" w14:textId="77777777" w:rsidR="006E4404" w:rsidRDefault="006E4404" w:rsidP="00037D42">
      <w:pPr>
        <w:tabs>
          <w:tab w:val="left" w:pos="7236"/>
        </w:tabs>
        <w:rPr>
          <w:b/>
          <w:bCs/>
          <w:sz w:val="28"/>
          <w:szCs w:val="28"/>
        </w:rPr>
      </w:pPr>
    </w:p>
    <w:p w14:paraId="36314448" w14:textId="77777777" w:rsidR="006E4404" w:rsidRDefault="006E4404" w:rsidP="00037D42">
      <w:pPr>
        <w:tabs>
          <w:tab w:val="left" w:pos="7236"/>
        </w:tabs>
        <w:rPr>
          <w:b/>
          <w:bCs/>
          <w:sz w:val="28"/>
          <w:szCs w:val="28"/>
        </w:rPr>
      </w:pPr>
    </w:p>
    <w:p w14:paraId="5039CEC0" w14:textId="51BB3D73" w:rsidR="00D15F0F" w:rsidRDefault="007E6ADD" w:rsidP="00B30794">
      <w:pPr>
        <w:pStyle w:val="Heading3"/>
        <w:numPr>
          <w:ilvl w:val="2"/>
          <w:numId w:val="65"/>
        </w:numPr>
      </w:pPr>
      <w:bookmarkStart w:id="41" w:name="_Toc157388191"/>
      <w:r>
        <w:rPr>
          <w:noProof/>
        </w:rPr>
        <w:lastRenderedPageBreak/>
        <w:drawing>
          <wp:anchor distT="0" distB="0" distL="114300" distR="114300" simplePos="0" relativeHeight="251708416" behindDoc="0" locked="0" layoutInCell="1" allowOverlap="1" wp14:anchorId="11B5C9DA" wp14:editId="68D1FF19">
            <wp:simplePos x="0" y="0"/>
            <wp:positionH relativeFrom="column">
              <wp:posOffset>3497580</wp:posOffset>
            </wp:positionH>
            <wp:positionV relativeFrom="paragraph">
              <wp:posOffset>213360</wp:posOffset>
            </wp:positionV>
            <wp:extent cx="3181985" cy="7411085"/>
            <wp:effectExtent l="0" t="0" r="0" b="0"/>
            <wp:wrapThrough wrapText="bothSides">
              <wp:wrapPolygon edited="0">
                <wp:start x="0" y="0"/>
                <wp:lineTo x="0" y="21543"/>
                <wp:lineTo x="21466" y="21543"/>
                <wp:lineTo x="21466" y="0"/>
                <wp:lineTo x="0" y="0"/>
              </wp:wrapPolygon>
            </wp:wrapThrough>
            <wp:docPr id="81876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62743"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181985" cy="7411085"/>
                    </a:xfrm>
                    <a:prstGeom prst="rect">
                      <a:avLst/>
                    </a:prstGeom>
                  </pic:spPr>
                </pic:pic>
              </a:graphicData>
            </a:graphic>
            <wp14:sizeRelH relativeFrom="margin">
              <wp14:pctWidth>0</wp14:pctWidth>
            </wp14:sizeRelH>
            <wp14:sizeRelV relativeFrom="margin">
              <wp14:pctHeight>0</wp14:pctHeight>
            </wp14:sizeRelV>
          </wp:anchor>
        </w:drawing>
      </w:r>
      <w:r w:rsidR="0025355E" w:rsidRPr="00350553">
        <w:t>Reset Password:</w:t>
      </w:r>
      <w:bookmarkEnd w:id="41"/>
      <w:r w:rsidR="004426F4" w:rsidRPr="004426F4">
        <w:rPr>
          <w:noProof/>
        </w:rPr>
        <w:t xml:space="preserve"> </w:t>
      </w:r>
    </w:p>
    <w:p w14:paraId="449FE3DC" w14:textId="5F8FCD4A" w:rsidR="004426F4" w:rsidRPr="004426F4" w:rsidRDefault="004426F4" w:rsidP="004426F4"/>
    <w:p w14:paraId="08D94A59" w14:textId="2AC3829A" w:rsidR="006E4404" w:rsidRDefault="00DB418D" w:rsidP="006E4404">
      <w:r>
        <w:rPr>
          <w:noProof/>
        </w:rPr>
        <mc:AlternateContent>
          <mc:Choice Requires="wps">
            <w:drawing>
              <wp:anchor distT="0" distB="0" distL="114300" distR="114300" simplePos="0" relativeHeight="251711488" behindDoc="0" locked="0" layoutInCell="1" allowOverlap="1" wp14:anchorId="11EB992F" wp14:editId="7FB4E966">
                <wp:simplePos x="0" y="0"/>
                <wp:positionH relativeFrom="column">
                  <wp:posOffset>45720</wp:posOffset>
                </wp:positionH>
                <wp:positionV relativeFrom="paragraph">
                  <wp:posOffset>271145</wp:posOffset>
                </wp:positionV>
                <wp:extent cx="3375660" cy="3680460"/>
                <wp:effectExtent l="0" t="0" r="15240" b="15240"/>
                <wp:wrapNone/>
                <wp:docPr id="1584882580" name="Text Box 5"/>
                <wp:cNvGraphicFramePr/>
                <a:graphic xmlns:a="http://schemas.openxmlformats.org/drawingml/2006/main">
                  <a:graphicData uri="http://schemas.microsoft.com/office/word/2010/wordprocessingShape">
                    <wps:wsp>
                      <wps:cNvSpPr txBox="1"/>
                      <wps:spPr>
                        <a:xfrm>
                          <a:off x="0" y="0"/>
                          <a:ext cx="3375660" cy="3680460"/>
                        </a:xfrm>
                        <a:prstGeom prst="rect">
                          <a:avLst/>
                        </a:prstGeom>
                        <a:solidFill>
                          <a:schemeClr val="lt1"/>
                        </a:solidFill>
                        <a:ln w="6350">
                          <a:solidFill>
                            <a:schemeClr val="bg1"/>
                          </a:solidFill>
                        </a:ln>
                      </wps:spPr>
                      <wps:txbx>
                        <w:txbxContent>
                          <w:p w14:paraId="29AD2B8E" w14:textId="77777777" w:rsidR="00FB43BA" w:rsidRDefault="00CA6B32">
                            <w:pPr>
                              <w:rPr>
                                <w:rFonts w:asciiTheme="majorBidi" w:hAnsiTheme="majorBidi" w:cstheme="majorBidi"/>
                                <w:sz w:val="24"/>
                                <w:szCs w:val="24"/>
                              </w:rPr>
                            </w:pPr>
                            <w:r w:rsidRPr="00CA6B32">
                              <w:rPr>
                                <w:rFonts w:asciiTheme="majorBidi" w:hAnsiTheme="majorBidi" w:cstheme="majorBidi"/>
                                <w:sz w:val="24"/>
                                <w:szCs w:val="24"/>
                              </w:rPr>
                              <w:t xml:space="preserve">The activity diagram visually represents the flow of activities, decisions, and interactions between the user and the system during the password reset process. </w:t>
                            </w:r>
                          </w:p>
                          <w:p w14:paraId="65449930" w14:textId="0A7A734F" w:rsidR="007E6ADD" w:rsidRDefault="00CA6B32">
                            <w:pPr>
                              <w:rPr>
                                <w:rFonts w:asciiTheme="majorBidi" w:hAnsiTheme="majorBidi" w:cstheme="majorBidi"/>
                                <w:sz w:val="24"/>
                                <w:szCs w:val="24"/>
                              </w:rPr>
                            </w:pPr>
                            <w:r w:rsidRPr="00CA6B32">
                              <w:rPr>
                                <w:rFonts w:asciiTheme="majorBidi" w:hAnsiTheme="majorBidi" w:cstheme="majorBidi"/>
                                <w:sz w:val="24"/>
                                <w:szCs w:val="24"/>
                              </w:rPr>
                              <w:t xml:space="preserve">It starts with the user </w:t>
                            </w:r>
                            <w:r w:rsidR="00113F65">
                              <w:rPr>
                                <w:rFonts w:asciiTheme="majorBidi" w:hAnsiTheme="majorBidi" w:cstheme="majorBidi"/>
                                <w:sz w:val="24"/>
                                <w:szCs w:val="24"/>
                              </w:rPr>
                              <w:t xml:space="preserve">input </w:t>
                            </w:r>
                            <w:r w:rsidR="00003264">
                              <w:rPr>
                                <w:rFonts w:asciiTheme="majorBidi" w:hAnsiTheme="majorBidi" w:cstheme="majorBidi"/>
                                <w:sz w:val="24"/>
                                <w:szCs w:val="24"/>
                              </w:rPr>
                              <w:t xml:space="preserve">his </w:t>
                            </w:r>
                            <w:r w:rsidR="00BB606C">
                              <w:rPr>
                                <w:rFonts w:asciiTheme="majorBidi" w:hAnsiTheme="majorBidi" w:cstheme="majorBidi"/>
                                <w:sz w:val="24"/>
                                <w:szCs w:val="24"/>
                              </w:rPr>
                              <w:t>username or email,</w:t>
                            </w:r>
                            <w:r w:rsidR="00EC2650">
                              <w:rPr>
                                <w:rFonts w:asciiTheme="majorBidi" w:hAnsiTheme="majorBidi" w:cstheme="majorBidi"/>
                                <w:sz w:val="24"/>
                                <w:szCs w:val="24"/>
                              </w:rPr>
                              <w:t xml:space="preserve"> </w:t>
                            </w:r>
                            <w:r w:rsidR="00BD05FD">
                              <w:rPr>
                                <w:rFonts w:asciiTheme="majorBidi" w:hAnsiTheme="majorBidi" w:cstheme="majorBidi"/>
                                <w:sz w:val="24"/>
                                <w:szCs w:val="24"/>
                              </w:rPr>
                              <w:t xml:space="preserve">if </w:t>
                            </w:r>
                            <w:r w:rsidR="009400FB">
                              <w:rPr>
                                <w:rFonts w:asciiTheme="majorBidi" w:hAnsiTheme="majorBidi" w:cstheme="majorBidi"/>
                                <w:sz w:val="24"/>
                                <w:szCs w:val="24"/>
                              </w:rPr>
                              <w:t xml:space="preserve">the email </w:t>
                            </w:r>
                            <w:r w:rsidR="00033526">
                              <w:rPr>
                                <w:rFonts w:asciiTheme="majorBidi" w:hAnsiTheme="majorBidi" w:cstheme="majorBidi"/>
                                <w:sz w:val="24"/>
                                <w:szCs w:val="24"/>
                              </w:rPr>
                              <w:t>that user entered</w:t>
                            </w:r>
                            <w:r w:rsidR="00B820DD">
                              <w:rPr>
                                <w:rFonts w:asciiTheme="majorBidi" w:hAnsiTheme="majorBidi" w:cstheme="majorBidi"/>
                                <w:sz w:val="24"/>
                                <w:szCs w:val="24"/>
                              </w:rPr>
                              <w:t xml:space="preserve"> is </w:t>
                            </w:r>
                            <w:r w:rsidR="004E45C8">
                              <w:rPr>
                                <w:rFonts w:asciiTheme="majorBidi" w:hAnsiTheme="majorBidi" w:cstheme="majorBidi"/>
                                <w:sz w:val="24"/>
                                <w:szCs w:val="24"/>
                              </w:rPr>
                              <w:t>corr</w:t>
                            </w:r>
                            <w:r w:rsidR="00932C4B">
                              <w:rPr>
                                <w:rFonts w:asciiTheme="majorBidi" w:hAnsiTheme="majorBidi" w:cstheme="majorBidi"/>
                                <w:sz w:val="24"/>
                                <w:szCs w:val="24"/>
                              </w:rPr>
                              <w:t>ect</w:t>
                            </w:r>
                            <w:r w:rsidR="00CD5289">
                              <w:rPr>
                                <w:rFonts w:asciiTheme="majorBidi" w:hAnsiTheme="majorBidi" w:cstheme="majorBidi"/>
                                <w:sz w:val="24"/>
                                <w:szCs w:val="24"/>
                              </w:rPr>
                              <w:t xml:space="preserve"> and exist</w:t>
                            </w:r>
                            <w:r w:rsidR="00B820DD">
                              <w:rPr>
                                <w:rFonts w:asciiTheme="majorBidi" w:hAnsiTheme="majorBidi" w:cstheme="majorBidi"/>
                                <w:sz w:val="24"/>
                                <w:szCs w:val="24"/>
                              </w:rPr>
                              <w:t>s</w:t>
                            </w:r>
                            <w:r w:rsidR="00CD5289">
                              <w:rPr>
                                <w:rFonts w:asciiTheme="majorBidi" w:hAnsiTheme="majorBidi" w:cstheme="majorBidi"/>
                                <w:sz w:val="24"/>
                                <w:szCs w:val="24"/>
                              </w:rPr>
                              <w:t xml:space="preserve"> in database</w:t>
                            </w:r>
                            <w:r w:rsidR="00F713EB">
                              <w:rPr>
                                <w:rFonts w:asciiTheme="majorBidi" w:hAnsiTheme="majorBidi" w:cstheme="majorBidi"/>
                                <w:sz w:val="24"/>
                                <w:szCs w:val="24"/>
                              </w:rPr>
                              <w:t>,</w:t>
                            </w:r>
                          </w:p>
                          <w:p w14:paraId="0C9BEB4D" w14:textId="6722A125" w:rsidR="00B67A5A" w:rsidRDefault="00B00859">
                            <w:pPr>
                              <w:rPr>
                                <w:rFonts w:asciiTheme="majorBidi" w:hAnsiTheme="majorBidi" w:cstheme="majorBidi"/>
                                <w:sz w:val="24"/>
                                <w:szCs w:val="24"/>
                              </w:rPr>
                            </w:pPr>
                            <w:r>
                              <w:rPr>
                                <w:rFonts w:asciiTheme="majorBidi" w:hAnsiTheme="majorBidi" w:cstheme="majorBidi"/>
                                <w:sz w:val="24"/>
                                <w:szCs w:val="24"/>
                              </w:rPr>
                              <w:t xml:space="preserve">A </w:t>
                            </w:r>
                            <w:r w:rsidR="00AF2172">
                              <w:rPr>
                                <w:rFonts w:asciiTheme="majorBidi" w:hAnsiTheme="majorBidi" w:cstheme="majorBidi"/>
                                <w:sz w:val="24"/>
                                <w:szCs w:val="24"/>
                              </w:rPr>
                              <w:t xml:space="preserve">reset password Link will be sent </w:t>
                            </w:r>
                            <w:r w:rsidR="00305732">
                              <w:rPr>
                                <w:rFonts w:asciiTheme="majorBidi" w:hAnsiTheme="majorBidi" w:cstheme="majorBidi"/>
                                <w:sz w:val="24"/>
                                <w:szCs w:val="24"/>
                              </w:rPr>
                              <w:t>for this email</w:t>
                            </w:r>
                            <w:r w:rsidR="00DE7DEE">
                              <w:rPr>
                                <w:rFonts w:asciiTheme="majorBidi" w:hAnsiTheme="majorBidi" w:cstheme="majorBidi"/>
                                <w:sz w:val="24"/>
                                <w:szCs w:val="24"/>
                              </w:rPr>
                              <w:t>.</w:t>
                            </w:r>
                          </w:p>
                          <w:p w14:paraId="594CCDBC" w14:textId="1B318E22" w:rsidR="007E6ADD" w:rsidRDefault="00D950F9">
                            <w:pPr>
                              <w:rPr>
                                <w:rFonts w:asciiTheme="majorBidi" w:hAnsiTheme="majorBidi" w:cstheme="majorBidi"/>
                                <w:sz w:val="24"/>
                                <w:szCs w:val="24"/>
                                <w:lang w:bidi="ar-EG"/>
                              </w:rPr>
                            </w:pPr>
                            <w:r>
                              <w:rPr>
                                <w:rFonts w:asciiTheme="majorBidi" w:hAnsiTheme="majorBidi" w:cstheme="majorBidi"/>
                                <w:sz w:val="24"/>
                                <w:szCs w:val="24"/>
                              </w:rPr>
                              <w:t xml:space="preserve">After this </w:t>
                            </w:r>
                            <w:r w:rsidR="007F296C">
                              <w:rPr>
                                <w:rFonts w:asciiTheme="majorBidi" w:hAnsiTheme="majorBidi" w:cstheme="majorBidi"/>
                                <w:sz w:val="24"/>
                                <w:szCs w:val="24"/>
                              </w:rPr>
                              <w:t>user enter a new password</w:t>
                            </w:r>
                            <w:r w:rsidR="00C43459">
                              <w:rPr>
                                <w:rFonts w:asciiTheme="majorBidi" w:hAnsiTheme="majorBidi" w:cstheme="majorBidi"/>
                                <w:sz w:val="24"/>
                                <w:szCs w:val="24"/>
                              </w:rPr>
                              <w:t>, confirm it</w:t>
                            </w:r>
                            <w:r w:rsidR="007F296C">
                              <w:rPr>
                                <w:rFonts w:asciiTheme="majorBidi" w:hAnsiTheme="majorBidi" w:cstheme="majorBidi"/>
                                <w:sz w:val="24"/>
                                <w:szCs w:val="24"/>
                              </w:rPr>
                              <w:t xml:space="preserve"> </w:t>
                            </w:r>
                            <w:r w:rsidR="00F66359">
                              <w:rPr>
                                <w:rFonts w:asciiTheme="majorBidi" w:hAnsiTheme="majorBidi" w:cstheme="majorBidi"/>
                                <w:sz w:val="24"/>
                                <w:szCs w:val="24"/>
                              </w:rPr>
                              <w:t>and if it</w:t>
                            </w:r>
                            <w:r w:rsidR="0039513D">
                              <w:rPr>
                                <w:rFonts w:asciiTheme="majorBidi" w:hAnsiTheme="majorBidi" w:cstheme="majorBidi"/>
                                <w:sz w:val="24"/>
                                <w:szCs w:val="24"/>
                              </w:rPr>
                              <w:t>’s</w:t>
                            </w:r>
                            <w:r w:rsidR="00F66359">
                              <w:rPr>
                                <w:rFonts w:asciiTheme="majorBidi" w:hAnsiTheme="majorBidi" w:cstheme="majorBidi"/>
                                <w:sz w:val="24"/>
                                <w:szCs w:val="24"/>
                              </w:rPr>
                              <w:t xml:space="preserve"> valid, </w:t>
                            </w:r>
                            <w:r w:rsidR="009603B6">
                              <w:rPr>
                                <w:rFonts w:asciiTheme="majorBidi" w:hAnsiTheme="majorBidi" w:cstheme="majorBidi"/>
                                <w:sz w:val="24"/>
                                <w:szCs w:val="24"/>
                              </w:rPr>
                              <w:t>the</w:t>
                            </w:r>
                            <w:r w:rsidR="00F66359">
                              <w:rPr>
                                <w:rFonts w:asciiTheme="majorBidi" w:hAnsiTheme="majorBidi" w:cstheme="majorBidi"/>
                                <w:sz w:val="24"/>
                                <w:szCs w:val="24"/>
                              </w:rPr>
                              <w:t xml:space="preserve"> password </w:t>
                            </w:r>
                            <w:r w:rsidR="0039513D">
                              <w:rPr>
                                <w:rFonts w:asciiTheme="majorBidi" w:hAnsiTheme="majorBidi" w:cstheme="majorBidi"/>
                                <w:sz w:val="24"/>
                                <w:szCs w:val="24"/>
                              </w:rPr>
                              <w:t xml:space="preserve">will be </w:t>
                            </w:r>
                            <w:r w:rsidR="00F66359">
                              <w:rPr>
                                <w:rFonts w:asciiTheme="majorBidi" w:hAnsiTheme="majorBidi" w:cstheme="majorBidi"/>
                                <w:sz w:val="24"/>
                                <w:szCs w:val="24"/>
                              </w:rPr>
                              <w:t>reset successfully</w:t>
                            </w:r>
                            <w:r w:rsidR="009603B6">
                              <w:rPr>
                                <w:rFonts w:asciiTheme="majorBidi" w:hAnsiTheme="majorBidi" w:cstheme="majorBid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B992F" id="Text Box 5" o:spid="_x0000_s1028" type="#_x0000_t202" style="position:absolute;margin-left:3.6pt;margin-top:21.35pt;width:265.8pt;height:289.8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" fillcolor="white [3201]" strokecolor="white [3212]" strokeweight=".5pt">
                <v:textbox>
                  <w:txbxContent>
                    <w:p w14:paraId="29AD2B8E" w14:textId="77777777" w:rsidR="00FB43BA" w:rsidRDefault="00CA6B32">
                      <w:pPr>
                        <w:rPr>
                          <w:rFonts w:asciiTheme="majorBidi" w:hAnsiTheme="majorBidi" w:cstheme="majorBidi"/>
                          <w:sz w:val="24"/>
                          <w:szCs w:val="24"/>
                        </w:rPr>
                      </w:pPr>
                      <w:r w:rsidRPr="00CA6B32">
                        <w:rPr>
                          <w:rFonts w:asciiTheme="majorBidi" w:hAnsiTheme="majorBidi" w:cstheme="majorBidi"/>
                          <w:sz w:val="24"/>
                          <w:szCs w:val="24"/>
                        </w:rPr>
                        <w:t xml:space="preserve">The activity diagram visually represents the flow of activities, decisions, and interactions between the user and the system during the password reset process. </w:t>
                      </w:r>
                    </w:p>
                    <w:p w14:paraId="65449930" w14:textId="0A7A734F" w:rsidR="007E6ADD" w:rsidRDefault="00CA6B32">
                      <w:pPr>
                        <w:rPr>
                          <w:rFonts w:asciiTheme="majorBidi" w:hAnsiTheme="majorBidi" w:cstheme="majorBidi"/>
                          <w:sz w:val="24"/>
                          <w:szCs w:val="24"/>
                        </w:rPr>
                      </w:pPr>
                      <w:r w:rsidRPr="00CA6B32">
                        <w:rPr>
                          <w:rFonts w:asciiTheme="majorBidi" w:hAnsiTheme="majorBidi" w:cstheme="majorBidi"/>
                          <w:sz w:val="24"/>
                          <w:szCs w:val="24"/>
                        </w:rPr>
                        <w:t xml:space="preserve">It starts with the user </w:t>
                      </w:r>
                      <w:r w:rsidR="00113F65">
                        <w:rPr>
                          <w:rFonts w:asciiTheme="majorBidi" w:hAnsiTheme="majorBidi" w:cstheme="majorBidi"/>
                          <w:sz w:val="24"/>
                          <w:szCs w:val="24"/>
                        </w:rPr>
                        <w:t xml:space="preserve">input </w:t>
                      </w:r>
                      <w:r w:rsidR="00003264">
                        <w:rPr>
                          <w:rFonts w:asciiTheme="majorBidi" w:hAnsiTheme="majorBidi" w:cstheme="majorBidi"/>
                          <w:sz w:val="24"/>
                          <w:szCs w:val="24"/>
                        </w:rPr>
                        <w:t xml:space="preserve">his </w:t>
                      </w:r>
                      <w:r w:rsidR="00BB606C">
                        <w:rPr>
                          <w:rFonts w:asciiTheme="majorBidi" w:hAnsiTheme="majorBidi" w:cstheme="majorBidi"/>
                          <w:sz w:val="24"/>
                          <w:szCs w:val="24"/>
                        </w:rPr>
                        <w:t>username or email,</w:t>
                      </w:r>
                      <w:r w:rsidR="00EC2650">
                        <w:rPr>
                          <w:rFonts w:asciiTheme="majorBidi" w:hAnsiTheme="majorBidi" w:cstheme="majorBidi"/>
                          <w:sz w:val="24"/>
                          <w:szCs w:val="24"/>
                        </w:rPr>
                        <w:t xml:space="preserve"> </w:t>
                      </w:r>
                      <w:r w:rsidR="00BD05FD">
                        <w:rPr>
                          <w:rFonts w:asciiTheme="majorBidi" w:hAnsiTheme="majorBidi" w:cstheme="majorBidi"/>
                          <w:sz w:val="24"/>
                          <w:szCs w:val="24"/>
                        </w:rPr>
                        <w:t xml:space="preserve">if </w:t>
                      </w:r>
                      <w:r w:rsidR="009400FB">
                        <w:rPr>
                          <w:rFonts w:asciiTheme="majorBidi" w:hAnsiTheme="majorBidi" w:cstheme="majorBidi"/>
                          <w:sz w:val="24"/>
                          <w:szCs w:val="24"/>
                        </w:rPr>
                        <w:t xml:space="preserve">the email </w:t>
                      </w:r>
                      <w:r w:rsidR="00033526">
                        <w:rPr>
                          <w:rFonts w:asciiTheme="majorBidi" w:hAnsiTheme="majorBidi" w:cstheme="majorBidi"/>
                          <w:sz w:val="24"/>
                          <w:szCs w:val="24"/>
                        </w:rPr>
                        <w:t>that user entered</w:t>
                      </w:r>
                      <w:r w:rsidR="00B820DD">
                        <w:rPr>
                          <w:rFonts w:asciiTheme="majorBidi" w:hAnsiTheme="majorBidi" w:cstheme="majorBidi"/>
                          <w:sz w:val="24"/>
                          <w:szCs w:val="24"/>
                        </w:rPr>
                        <w:t xml:space="preserve"> is </w:t>
                      </w:r>
                      <w:r w:rsidR="004E45C8">
                        <w:rPr>
                          <w:rFonts w:asciiTheme="majorBidi" w:hAnsiTheme="majorBidi" w:cstheme="majorBidi"/>
                          <w:sz w:val="24"/>
                          <w:szCs w:val="24"/>
                        </w:rPr>
                        <w:t>corr</w:t>
                      </w:r>
                      <w:r w:rsidR="00932C4B">
                        <w:rPr>
                          <w:rFonts w:asciiTheme="majorBidi" w:hAnsiTheme="majorBidi" w:cstheme="majorBidi"/>
                          <w:sz w:val="24"/>
                          <w:szCs w:val="24"/>
                        </w:rPr>
                        <w:t>ect</w:t>
                      </w:r>
                      <w:r w:rsidR="00CD5289">
                        <w:rPr>
                          <w:rFonts w:asciiTheme="majorBidi" w:hAnsiTheme="majorBidi" w:cstheme="majorBidi"/>
                          <w:sz w:val="24"/>
                          <w:szCs w:val="24"/>
                        </w:rPr>
                        <w:t xml:space="preserve"> and exist</w:t>
                      </w:r>
                      <w:r w:rsidR="00B820DD">
                        <w:rPr>
                          <w:rFonts w:asciiTheme="majorBidi" w:hAnsiTheme="majorBidi" w:cstheme="majorBidi"/>
                          <w:sz w:val="24"/>
                          <w:szCs w:val="24"/>
                        </w:rPr>
                        <w:t>s</w:t>
                      </w:r>
                      <w:r w:rsidR="00CD5289">
                        <w:rPr>
                          <w:rFonts w:asciiTheme="majorBidi" w:hAnsiTheme="majorBidi" w:cstheme="majorBidi"/>
                          <w:sz w:val="24"/>
                          <w:szCs w:val="24"/>
                        </w:rPr>
                        <w:t xml:space="preserve"> in database</w:t>
                      </w:r>
                      <w:r w:rsidR="00F713EB">
                        <w:rPr>
                          <w:rFonts w:asciiTheme="majorBidi" w:hAnsiTheme="majorBidi" w:cstheme="majorBidi"/>
                          <w:sz w:val="24"/>
                          <w:szCs w:val="24"/>
                        </w:rPr>
                        <w:t>,</w:t>
                      </w:r>
                    </w:p>
                    <w:p w14:paraId="0C9BEB4D" w14:textId="6722A125" w:rsidR="00B67A5A" w:rsidRDefault="00B00859">
                      <w:pPr>
                        <w:rPr>
                          <w:rFonts w:asciiTheme="majorBidi" w:hAnsiTheme="majorBidi" w:cstheme="majorBidi"/>
                          <w:sz w:val="24"/>
                          <w:szCs w:val="24"/>
                        </w:rPr>
                      </w:pPr>
                      <w:r>
                        <w:rPr>
                          <w:rFonts w:asciiTheme="majorBidi" w:hAnsiTheme="majorBidi" w:cstheme="majorBidi"/>
                          <w:sz w:val="24"/>
                          <w:szCs w:val="24"/>
                        </w:rPr>
                        <w:t xml:space="preserve">A </w:t>
                      </w:r>
                      <w:r w:rsidR="00AF2172">
                        <w:rPr>
                          <w:rFonts w:asciiTheme="majorBidi" w:hAnsiTheme="majorBidi" w:cstheme="majorBidi"/>
                          <w:sz w:val="24"/>
                          <w:szCs w:val="24"/>
                        </w:rPr>
                        <w:t xml:space="preserve">reset password Link will be sent </w:t>
                      </w:r>
                      <w:r w:rsidR="00305732">
                        <w:rPr>
                          <w:rFonts w:asciiTheme="majorBidi" w:hAnsiTheme="majorBidi" w:cstheme="majorBidi"/>
                          <w:sz w:val="24"/>
                          <w:szCs w:val="24"/>
                        </w:rPr>
                        <w:t>for this email</w:t>
                      </w:r>
                      <w:r w:rsidR="00DE7DEE">
                        <w:rPr>
                          <w:rFonts w:asciiTheme="majorBidi" w:hAnsiTheme="majorBidi" w:cstheme="majorBidi"/>
                          <w:sz w:val="24"/>
                          <w:szCs w:val="24"/>
                        </w:rPr>
                        <w:t>.</w:t>
                      </w:r>
                    </w:p>
                    <w:p w14:paraId="594CCDBC" w14:textId="1B318E22" w:rsidR="007E6ADD" w:rsidRDefault="00D950F9">
                      <w:pPr>
                        <w:rPr>
                          <w:rFonts w:asciiTheme="majorBidi" w:hAnsiTheme="majorBidi" w:cstheme="majorBidi"/>
                          <w:sz w:val="24"/>
                          <w:szCs w:val="24"/>
                          <w:lang w:bidi="ar-EG"/>
                        </w:rPr>
                      </w:pPr>
                      <w:r>
                        <w:rPr>
                          <w:rFonts w:asciiTheme="majorBidi" w:hAnsiTheme="majorBidi" w:cstheme="majorBidi"/>
                          <w:sz w:val="24"/>
                          <w:szCs w:val="24"/>
                        </w:rPr>
                        <w:t xml:space="preserve">After this </w:t>
                      </w:r>
                      <w:r w:rsidR="007F296C">
                        <w:rPr>
                          <w:rFonts w:asciiTheme="majorBidi" w:hAnsiTheme="majorBidi" w:cstheme="majorBidi"/>
                          <w:sz w:val="24"/>
                          <w:szCs w:val="24"/>
                        </w:rPr>
                        <w:t>user enter a new password</w:t>
                      </w:r>
                      <w:r w:rsidR="00C43459">
                        <w:rPr>
                          <w:rFonts w:asciiTheme="majorBidi" w:hAnsiTheme="majorBidi" w:cstheme="majorBidi"/>
                          <w:sz w:val="24"/>
                          <w:szCs w:val="24"/>
                        </w:rPr>
                        <w:t>, confirm it</w:t>
                      </w:r>
                      <w:r w:rsidR="007F296C">
                        <w:rPr>
                          <w:rFonts w:asciiTheme="majorBidi" w:hAnsiTheme="majorBidi" w:cstheme="majorBidi"/>
                          <w:sz w:val="24"/>
                          <w:szCs w:val="24"/>
                        </w:rPr>
                        <w:t xml:space="preserve"> </w:t>
                      </w:r>
                      <w:r w:rsidR="00F66359">
                        <w:rPr>
                          <w:rFonts w:asciiTheme="majorBidi" w:hAnsiTheme="majorBidi" w:cstheme="majorBidi"/>
                          <w:sz w:val="24"/>
                          <w:szCs w:val="24"/>
                        </w:rPr>
                        <w:t>and if it</w:t>
                      </w:r>
                      <w:r w:rsidR="0039513D">
                        <w:rPr>
                          <w:rFonts w:asciiTheme="majorBidi" w:hAnsiTheme="majorBidi" w:cstheme="majorBidi"/>
                          <w:sz w:val="24"/>
                          <w:szCs w:val="24"/>
                        </w:rPr>
                        <w:t>’s</w:t>
                      </w:r>
                      <w:r w:rsidR="00F66359">
                        <w:rPr>
                          <w:rFonts w:asciiTheme="majorBidi" w:hAnsiTheme="majorBidi" w:cstheme="majorBidi"/>
                          <w:sz w:val="24"/>
                          <w:szCs w:val="24"/>
                        </w:rPr>
                        <w:t xml:space="preserve"> valid, </w:t>
                      </w:r>
                      <w:r w:rsidR="009603B6">
                        <w:rPr>
                          <w:rFonts w:asciiTheme="majorBidi" w:hAnsiTheme="majorBidi" w:cstheme="majorBidi"/>
                          <w:sz w:val="24"/>
                          <w:szCs w:val="24"/>
                        </w:rPr>
                        <w:t>the</w:t>
                      </w:r>
                      <w:r w:rsidR="00F66359">
                        <w:rPr>
                          <w:rFonts w:asciiTheme="majorBidi" w:hAnsiTheme="majorBidi" w:cstheme="majorBidi"/>
                          <w:sz w:val="24"/>
                          <w:szCs w:val="24"/>
                        </w:rPr>
                        <w:t xml:space="preserve"> password </w:t>
                      </w:r>
                      <w:r w:rsidR="0039513D">
                        <w:rPr>
                          <w:rFonts w:asciiTheme="majorBidi" w:hAnsiTheme="majorBidi" w:cstheme="majorBidi"/>
                          <w:sz w:val="24"/>
                          <w:szCs w:val="24"/>
                        </w:rPr>
                        <w:t xml:space="preserve">will be </w:t>
                      </w:r>
                      <w:r w:rsidR="00F66359">
                        <w:rPr>
                          <w:rFonts w:asciiTheme="majorBidi" w:hAnsiTheme="majorBidi" w:cstheme="majorBidi"/>
                          <w:sz w:val="24"/>
                          <w:szCs w:val="24"/>
                        </w:rPr>
                        <w:t>reset successfully</w:t>
                      </w:r>
                      <w:r w:rsidR="009603B6">
                        <w:rPr>
                          <w:rFonts w:asciiTheme="majorBidi" w:hAnsiTheme="majorBidi" w:cstheme="majorBidi"/>
                          <w:sz w:val="24"/>
                          <w:szCs w:val="24"/>
                        </w:rPr>
                        <w:t>.</w:t>
                      </w:r>
                    </w:p>
                  </w:txbxContent>
                </v:textbox>
              </v:shape>
            </w:pict>
          </mc:Fallback>
        </mc:AlternateContent>
      </w:r>
    </w:p>
    <w:p w14:paraId="658A71FD" w14:textId="15696D62" w:rsidR="006E4404" w:rsidRPr="006E4404" w:rsidRDefault="006E4404" w:rsidP="006E4404"/>
    <w:p w14:paraId="4812F4BA" w14:textId="6B78C8BC" w:rsidR="006E4404" w:rsidRDefault="006E4404" w:rsidP="006E4404">
      <w:pPr>
        <w:tabs>
          <w:tab w:val="left" w:pos="3850"/>
        </w:tabs>
        <w:ind w:left="270"/>
      </w:pPr>
      <w:r>
        <w:tab/>
      </w:r>
    </w:p>
    <w:p w14:paraId="50446F59" w14:textId="789AC8FB" w:rsidR="004B6E9D" w:rsidRDefault="004B6E9D" w:rsidP="00A70A6A">
      <w:pPr>
        <w:ind w:left="270"/>
      </w:pPr>
    </w:p>
    <w:p w14:paraId="632A76C3" w14:textId="77777777" w:rsidR="00A02173" w:rsidRDefault="00A02173" w:rsidP="00282FD7">
      <w:pPr>
        <w:ind w:left="270"/>
        <w:rPr>
          <w:lang w:bidi="ar-EG"/>
        </w:rPr>
      </w:pPr>
    </w:p>
    <w:p w14:paraId="4F2048C1" w14:textId="086644D3" w:rsidR="00382645" w:rsidRPr="008D2715" w:rsidRDefault="0086396A" w:rsidP="00D36AFE">
      <w:pPr>
        <w:pStyle w:val="Heading3"/>
        <w:numPr>
          <w:ilvl w:val="2"/>
          <w:numId w:val="72"/>
        </w:numPr>
        <w:rPr>
          <w:b w:val="0"/>
          <w:bCs/>
          <w:szCs w:val="28"/>
        </w:rPr>
      </w:pPr>
      <w:bookmarkStart w:id="42" w:name="_Toc157388192"/>
      <w:r w:rsidRPr="5D29BBEC">
        <w:lastRenderedPageBreak/>
        <w:t>Translate</w:t>
      </w:r>
      <w:r w:rsidRPr="008D2715">
        <w:rPr>
          <w:b w:val="0"/>
          <w:bCs/>
          <w:szCs w:val="28"/>
        </w:rPr>
        <w:t xml:space="preserve"> </w:t>
      </w:r>
      <w:r w:rsidRPr="00E07706">
        <w:rPr>
          <w:szCs w:val="28"/>
        </w:rPr>
        <w:t xml:space="preserve">from </w:t>
      </w:r>
      <w:r w:rsidR="00A24D6B" w:rsidRPr="00E07706">
        <w:rPr>
          <w:szCs w:val="28"/>
        </w:rPr>
        <w:t>sign to text</w:t>
      </w:r>
      <w:r w:rsidR="00F309E2" w:rsidRPr="00E07706">
        <w:rPr>
          <w:szCs w:val="28"/>
        </w:rPr>
        <w:t>:</w:t>
      </w:r>
      <w:bookmarkEnd w:id="42"/>
    </w:p>
    <w:p w14:paraId="5F6803C1" w14:textId="4FDFD4C9" w:rsidR="00A654B2" w:rsidRDefault="00A02173" w:rsidP="50AC89F6">
      <w:r>
        <w:rPr>
          <w:noProof/>
        </w:rPr>
        <mc:AlternateContent>
          <mc:Choice Requires="wps">
            <w:drawing>
              <wp:anchor distT="45720" distB="45720" distL="114300" distR="114300" simplePos="0" relativeHeight="251644928" behindDoc="0" locked="0" layoutInCell="1" allowOverlap="1" wp14:anchorId="78B58CC4" wp14:editId="7EF34C73">
                <wp:simplePos x="0" y="0"/>
                <wp:positionH relativeFrom="column">
                  <wp:posOffset>-330200</wp:posOffset>
                </wp:positionH>
                <wp:positionV relativeFrom="paragraph">
                  <wp:posOffset>315595</wp:posOffset>
                </wp:positionV>
                <wp:extent cx="2988310" cy="6645910"/>
                <wp:effectExtent l="0" t="0" r="2159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6645910"/>
                        </a:xfrm>
                        <a:prstGeom prst="rect">
                          <a:avLst/>
                        </a:prstGeom>
                        <a:solidFill>
                          <a:schemeClr val="bg1"/>
                        </a:solidFill>
                        <a:ln w="9525">
                          <a:solidFill>
                            <a:schemeClr val="bg1"/>
                          </a:solidFill>
                          <a:miter lim="800000"/>
                          <a:headEnd/>
                          <a:tailEnd/>
                        </a:ln>
                      </wps:spPr>
                      <wps:txbx>
                        <w:txbxContent>
                          <w:p w14:paraId="319EAB08" w14:textId="77777777" w:rsidR="00265701" w:rsidRDefault="00E41796" w:rsidP="00E41796">
                            <w:pPr>
                              <w:rPr>
                                <w:rStyle w:val="eop"/>
                                <w:rFonts w:ascii="Calibri" w:hAnsi="Calibri" w:cs="Calibri"/>
                                <w:color w:val="000000"/>
                                <w:sz w:val="24"/>
                                <w:szCs w:val="24"/>
                                <w:shd w:val="clear" w:color="auto" w:fill="FFFFFF"/>
                                <w:rtl/>
                              </w:rPr>
                            </w:pPr>
                            <w:r w:rsidRPr="00003609">
                              <w:rPr>
                                <w:rStyle w:val="eop"/>
                                <w:rFonts w:ascii="Calibri" w:hAnsi="Calibri" w:cs="Calibri"/>
                                <w:color w:val="000000"/>
                                <w:sz w:val="24"/>
                                <w:szCs w:val="24"/>
                                <w:shd w:val="clear" w:color="auto" w:fill="FFFFFF"/>
                              </w:rPr>
                              <w:t xml:space="preserve">As a user and he wants to translate from sign to text first he opens the translation page and begin to translate </w:t>
                            </w:r>
                          </w:p>
                          <w:p w14:paraId="7ABEED3C" w14:textId="182D9307" w:rsidR="00E41796" w:rsidRPr="00265701" w:rsidRDefault="00E41796" w:rsidP="00C43D13">
                            <w:pPr>
                              <w:pStyle w:val="ListParagraph"/>
                              <w:numPr>
                                <w:ilvl w:val="0"/>
                                <w:numId w:val="59"/>
                              </w:numPr>
                              <w:rPr>
                                <w:rStyle w:val="eop"/>
                                <w:rFonts w:ascii="Calibri" w:hAnsi="Calibri" w:cs="Calibri"/>
                                <w:color w:val="000000"/>
                                <w:sz w:val="24"/>
                                <w:szCs w:val="24"/>
                                <w:shd w:val="clear" w:color="auto" w:fill="FFFFFF"/>
                              </w:rPr>
                            </w:pPr>
                            <w:r w:rsidRPr="00265701">
                              <w:rPr>
                                <w:rStyle w:val="eop"/>
                                <w:rFonts w:ascii="Calibri" w:hAnsi="Calibri" w:cs="Calibri"/>
                                <w:color w:val="000000"/>
                                <w:sz w:val="24"/>
                                <w:szCs w:val="24"/>
                                <w:shd w:val="clear" w:color="auto" w:fill="FFFFFF"/>
                              </w:rPr>
                              <w:t xml:space="preserve">if as usual he does not enter any sign or </w:t>
                            </w:r>
                            <w:r w:rsidR="00CE2429" w:rsidRPr="00265701">
                              <w:rPr>
                                <w:rStyle w:val="eop"/>
                                <w:rFonts w:ascii="Calibri" w:hAnsi="Calibri" w:cs="Calibri"/>
                                <w:color w:val="000000"/>
                                <w:sz w:val="24"/>
                                <w:szCs w:val="24"/>
                                <w:shd w:val="clear" w:color="auto" w:fill="FFFFFF"/>
                              </w:rPr>
                              <w:t>a</w:t>
                            </w:r>
                            <w:r w:rsidR="00003609" w:rsidRPr="00265701">
                              <w:rPr>
                                <w:rStyle w:val="eop"/>
                                <w:rFonts w:ascii="Calibri" w:hAnsi="Calibri" w:cs="Calibri"/>
                                <w:color w:val="000000"/>
                                <w:sz w:val="24"/>
                                <w:szCs w:val="24"/>
                                <w:shd w:val="clear" w:color="auto" w:fill="FFFFFF"/>
                              </w:rPr>
                              <w:t xml:space="preserve"> not</w:t>
                            </w:r>
                            <w:r w:rsidRPr="00265701">
                              <w:rPr>
                                <w:rStyle w:val="eop"/>
                                <w:rFonts w:ascii="Calibri" w:hAnsi="Calibri" w:cs="Calibri"/>
                                <w:color w:val="000000"/>
                                <w:sz w:val="24"/>
                                <w:szCs w:val="24"/>
                                <w:shd w:val="clear" w:color="auto" w:fill="FFFFFF"/>
                              </w:rPr>
                              <w:t xml:space="preserve"> underst</w:t>
                            </w:r>
                            <w:r w:rsidR="00265701">
                              <w:rPr>
                                <w:rStyle w:val="eop"/>
                                <w:rFonts w:ascii="Calibri" w:hAnsi="Calibri" w:cs="Calibri"/>
                                <w:color w:val="000000"/>
                                <w:sz w:val="24"/>
                                <w:szCs w:val="24"/>
                                <w:shd w:val="clear" w:color="auto" w:fill="FFFFFF"/>
                              </w:rPr>
                              <w:t>oo</w:t>
                            </w:r>
                            <w:r w:rsidRPr="00265701">
                              <w:rPr>
                                <w:rStyle w:val="eop"/>
                                <w:rFonts w:ascii="Calibri" w:hAnsi="Calibri" w:cs="Calibri"/>
                                <w:color w:val="000000"/>
                                <w:sz w:val="24"/>
                                <w:szCs w:val="24"/>
                                <w:shd w:val="clear" w:color="auto" w:fill="FFFFFF"/>
                              </w:rPr>
                              <w:t xml:space="preserve">d one nothing will </w:t>
                            </w:r>
                            <w:r w:rsidR="00265701">
                              <w:rPr>
                                <w:rStyle w:val="eop"/>
                                <w:rFonts w:ascii="Calibri" w:hAnsi="Calibri" w:cs="Calibri"/>
                                <w:color w:val="000000"/>
                                <w:sz w:val="24"/>
                                <w:szCs w:val="24"/>
                                <w:shd w:val="clear" w:color="auto" w:fill="FFFFFF"/>
                              </w:rPr>
                              <w:t xml:space="preserve">be </w:t>
                            </w:r>
                            <w:r w:rsidR="00D553EA" w:rsidRPr="00265701">
                              <w:rPr>
                                <w:rStyle w:val="eop"/>
                                <w:rFonts w:ascii="Calibri" w:hAnsi="Calibri" w:cs="Calibri"/>
                                <w:color w:val="000000"/>
                                <w:sz w:val="24"/>
                                <w:szCs w:val="24"/>
                                <w:shd w:val="clear" w:color="auto" w:fill="FFFFFF"/>
                              </w:rPr>
                              <w:t>translate</w:t>
                            </w:r>
                            <w:r w:rsidR="00265701">
                              <w:rPr>
                                <w:rStyle w:val="eop"/>
                                <w:rFonts w:ascii="Calibri" w:hAnsi="Calibri" w:cs="Calibri"/>
                                <w:color w:val="000000"/>
                                <w:sz w:val="24"/>
                                <w:szCs w:val="24"/>
                                <w:shd w:val="clear" w:color="auto" w:fill="FFFFFF"/>
                              </w:rPr>
                              <w:t>d</w:t>
                            </w:r>
                            <w:r w:rsidRPr="00265701">
                              <w:rPr>
                                <w:rStyle w:val="eop"/>
                                <w:rFonts w:ascii="Calibri" w:hAnsi="Calibri" w:cs="Calibri"/>
                                <w:color w:val="000000"/>
                                <w:sz w:val="24"/>
                                <w:szCs w:val="24"/>
                                <w:shd w:val="clear" w:color="auto" w:fill="FFFFFF"/>
                              </w:rPr>
                              <w:t xml:space="preserve"> so he must </w:t>
                            </w:r>
                            <w:r w:rsidR="00D553EA" w:rsidRPr="00265701">
                              <w:rPr>
                                <w:rStyle w:val="eop"/>
                                <w:rFonts w:ascii="Calibri" w:hAnsi="Calibri" w:cs="Calibri"/>
                                <w:color w:val="000000"/>
                                <w:sz w:val="24"/>
                                <w:szCs w:val="24"/>
                                <w:shd w:val="clear" w:color="auto" w:fill="FFFFFF"/>
                              </w:rPr>
                              <w:t>enter</w:t>
                            </w:r>
                            <w:r w:rsidRPr="00265701">
                              <w:rPr>
                                <w:rStyle w:val="eop"/>
                                <w:rFonts w:ascii="Calibri" w:hAnsi="Calibri" w:cs="Calibri"/>
                                <w:color w:val="000000"/>
                                <w:sz w:val="24"/>
                                <w:szCs w:val="24"/>
                                <w:shd w:val="clear" w:color="auto" w:fill="FFFFFF"/>
                              </w:rPr>
                              <w:t xml:space="preserve"> an underst</w:t>
                            </w:r>
                            <w:r w:rsidR="00FD76C6">
                              <w:rPr>
                                <w:rStyle w:val="eop"/>
                                <w:rFonts w:ascii="Calibri" w:hAnsi="Calibri" w:cs="Calibri"/>
                                <w:color w:val="000000"/>
                                <w:sz w:val="24"/>
                                <w:szCs w:val="24"/>
                                <w:shd w:val="clear" w:color="auto" w:fill="FFFFFF"/>
                              </w:rPr>
                              <w:t>oo</w:t>
                            </w:r>
                            <w:r w:rsidRPr="00265701">
                              <w:rPr>
                                <w:rStyle w:val="eop"/>
                                <w:rFonts w:ascii="Calibri" w:hAnsi="Calibri" w:cs="Calibri"/>
                                <w:color w:val="000000"/>
                                <w:sz w:val="24"/>
                                <w:szCs w:val="24"/>
                                <w:shd w:val="clear" w:color="auto" w:fill="FFFFFF"/>
                              </w:rPr>
                              <w:t>d sign to translate successfully</w:t>
                            </w:r>
                          </w:p>
                          <w:p w14:paraId="43579D99" w14:textId="58C6C0F3" w:rsidR="00A02173" w:rsidRDefault="00A021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58CC4" id="Text Box 2" o:spid="_x0000_s1029" type="#_x0000_t202" style="position:absolute;margin-left:-26pt;margin-top:24.85pt;width:235.3pt;height:523.3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" fillcolor="white [3212]" strokecolor="white [3212]">
                <v:textbox>
                  <w:txbxContent>
                    <w:p w14:paraId="319EAB08" w14:textId="77777777" w:rsidR="00265701" w:rsidRDefault="00E41796" w:rsidP="00E41796">
                      <w:pPr>
                        <w:rPr>
                          <w:rStyle w:val="eop"/>
                          <w:rFonts w:ascii="Calibri" w:hAnsi="Calibri" w:cs="Calibri"/>
                          <w:color w:val="000000"/>
                          <w:sz w:val="24"/>
                          <w:szCs w:val="24"/>
                          <w:shd w:val="clear" w:color="auto" w:fill="FFFFFF"/>
                          <w:rtl/>
                        </w:rPr>
                      </w:pPr>
                      <w:r w:rsidRPr="00003609">
                        <w:rPr>
                          <w:rStyle w:val="eop"/>
                          <w:rFonts w:ascii="Calibri" w:hAnsi="Calibri" w:cs="Calibri"/>
                          <w:color w:val="000000"/>
                          <w:sz w:val="24"/>
                          <w:szCs w:val="24"/>
                          <w:shd w:val="clear" w:color="auto" w:fill="FFFFFF"/>
                        </w:rPr>
                        <w:t xml:space="preserve">As a user and he wants to translate from sign to text first he opens the translation page and begin to translate </w:t>
                      </w:r>
                    </w:p>
                    <w:p w14:paraId="7ABEED3C" w14:textId="182D9307" w:rsidR="00E41796" w:rsidRPr="00265701" w:rsidRDefault="00E41796" w:rsidP="00C43D13">
                      <w:pPr>
                        <w:pStyle w:val="ListParagraph"/>
                        <w:numPr>
                          <w:ilvl w:val="0"/>
                          <w:numId w:val="59"/>
                        </w:numPr>
                        <w:rPr>
                          <w:rStyle w:val="eop"/>
                          <w:rFonts w:ascii="Calibri" w:hAnsi="Calibri" w:cs="Calibri"/>
                          <w:color w:val="000000"/>
                          <w:sz w:val="24"/>
                          <w:szCs w:val="24"/>
                          <w:shd w:val="clear" w:color="auto" w:fill="FFFFFF"/>
                        </w:rPr>
                      </w:pPr>
                      <w:r w:rsidRPr="00265701">
                        <w:rPr>
                          <w:rStyle w:val="eop"/>
                          <w:rFonts w:ascii="Calibri" w:hAnsi="Calibri" w:cs="Calibri"/>
                          <w:color w:val="000000"/>
                          <w:sz w:val="24"/>
                          <w:szCs w:val="24"/>
                          <w:shd w:val="clear" w:color="auto" w:fill="FFFFFF"/>
                        </w:rPr>
                        <w:t xml:space="preserve">if as usual he does not enter any sign or </w:t>
                      </w:r>
                      <w:r w:rsidR="00CE2429" w:rsidRPr="00265701">
                        <w:rPr>
                          <w:rStyle w:val="eop"/>
                          <w:rFonts w:ascii="Calibri" w:hAnsi="Calibri" w:cs="Calibri"/>
                          <w:color w:val="000000"/>
                          <w:sz w:val="24"/>
                          <w:szCs w:val="24"/>
                          <w:shd w:val="clear" w:color="auto" w:fill="FFFFFF"/>
                        </w:rPr>
                        <w:t>a</w:t>
                      </w:r>
                      <w:r w:rsidR="00003609" w:rsidRPr="00265701">
                        <w:rPr>
                          <w:rStyle w:val="eop"/>
                          <w:rFonts w:ascii="Calibri" w:hAnsi="Calibri" w:cs="Calibri"/>
                          <w:color w:val="000000"/>
                          <w:sz w:val="24"/>
                          <w:szCs w:val="24"/>
                          <w:shd w:val="clear" w:color="auto" w:fill="FFFFFF"/>
                        </w:rPr>
                        <w:t xml:space="preserve"> not</w:t>
                      </w:r>
                      <w:r w:rsidRPr="00265701">
                        <w:rPr>
                          <w:rStyle w:val="eop"/>
                          <w:rFonts w:ascii="Calibri" w:hAnsi="Calibri" w:cs="Calibri"/>
                          <w:color w:val="000000"/>
                          <w:sz w:val="24"/>
                          <w:szCs w:val="24"/>
                          <w:shd w:val="clear" w:color="auto" w:fill="FFFFFF"/>
                        </w:rPr>
                        <w:t xml:space="preserve"> underst</w:t>
                      </w:r>
                      <w:r w:rsidR="00265701">
                        <w:rPr>
                          <w:rStyle w:val="eop"/>
                          <w:rFonts w:ascii="Calibri" w:hAnsi="Calibri" w:cs="Calibri"/>
                          <w:color w:val="000000"/>
                          <w:sz w:val="24"/>
                          <w:szCs w:val="24"/>
                          <w:shd w:val="clear" w:color="auto" w:fill="FFFFFF"/>
                        </w:rPr>
                        <w:t>oo</w:t>
                      </w:r>
                      <w:r w:rsidRPr="00265701">
                        <w:rPr>
                          <w:rStyle w:val="eop"/>
                          <w:rFonts w:ascii="Calibri" w:hAnsi="Calibri" w:cs="Calibri"/>
                          <w:color w:val="000000"/>
                          <w:sz w:val="24"/>
                          <w:szCs w:val="24"/>
                          <w:shd w:val="clear" w:color="auto" w:fill="FFFFFF"/>
                        </w:rPr>
                        <w:t xml:space="preserve">d one nothing will </w:t>
                      </w:r>
                      <w:r w:rsidR="00265701">
                        <w:rPr>
                          <w:rStyle w:val="eop"/>
                          <w:rFonts w:ascii="Calibri" w:hAnsi="Calibri" w:cs="Calibri"/>
                          <w:color w:val="000000"/>
                          <w:sz w:val="24"/>
                          <w:szCs w:val="24"/>
                          <w:shd w:val="clear" w:color="auto" w:fill="FFFFFF"/>
                        </w:rPr>
                        <w:t xml:space="preserve">be </w:t>
                      </w:r>
                      <w:r w:rsidR="00D553EA" w:rsidRPr="00265701">
                        <w:rPr>
                          <w:rStyle w:val="eop"/>
                          <w:rFonts w:ascii="Calibri" w:hAnsi="Calibri" w:cs="Calibri"/>
                          <w:color w:val="000000"/>
                          <w:sz w:val="24"/>
                          <w:szCs w:val="24"/>
                          <w:shd w:val="clear" w:color="auto" w:fill="FFFFFF"/>
                        </w:rPr>
                        <w:t>translate</w:t>
                      </w:r>
                      <w:r w:rsidR="00265701">
                        <w:rPr>
                          <w:rStyle w:val="eop"/>
                          <w:rFonts w:ascii="Calibri" w:hAnsi="Calibri" w:cs="Calibri"/>
                          <w:color w:val="000000"/>
                          <w:sz w:val="24"/>
                          <w:szCs w:val="24"/>
                          <w:shd w:val="clear" w:color="auto" w:fill="FFFFFF"/>
                        </w:rPr>
                        <w:t>d</w:t>
                      </w:r>
                      <w:r w:rsidRPr="00265701">
                        <w:rPr>
                          <w:rStyle w:val="eop"/>
                          <w:rFonts w:ascii="Calibri" w:hAnsi="Calibri" w:cs="Calibri"/>
                          <w:color w:val="000000"/>
                          <w:sz w:val="24"/>
                          <w:szCs w:val="24"/>
                          <w:shd w:val="clear" w:color="auto" w:fill="FFFFFF"/>
                        </w:rPr>
                        <w:t xml:space="preserve"> so he must </w:t>
                      </w:r>
                      <w:r w:rsidR="00D553EA" w:rsidRPr="00265701">
                        <w:rPr>
                          <w:rStyle w:val="eop"/>
                          <w:rFonts w:ascii="Calibri" w:hAnsi="Calibri" w:cs="Calibri"/>
                          <w:color w:val="000000"/>
                          <w:sz w:val="24"/>
                          <w:szCs w:val="24"/>
                          <w:shd w:val="clear" w:color="auto" w:fill="FFFFFF"/>
                        </w:rPr>
                        <w:t>enter</w:t>
                      </w:r>
                      <w:r w:rsidRPr="00265701">
                        <w:rPr>
                          <w:rStyle w:val="eop"/>
                          <w:rFonts w:ascii="Calibri" w:hAnsi="Calibri" w:cs="Calibri"/>
                          <w:color w:val="000000"/>
                          <w:sz w:val="24"/>
                          <w:szCs w:val="24"/>
                          <w:shd w:val="clear" w:color="auto" w:fill="FFFFFF"/>
                        </w:rPr>
                        <w:t xml:space="preserve"> an underst</w:t>
                      </w:r>
                      <w:r w:rsidR="00FD76C6">
                        <w:rPr>
                          <w:rStyle w:val="eop"/>
                          <w:rFonts w:ascii="Calibri" w:hAnsi="Calibri" w:cs="Calibri"/>
                          <w:color w:val="000000"/>
                          <w:sz w:val="24"/>
                          <w:szCs w:val="24"/>
                          <w:shd w:val="clear" w:color="auto" w:fill="FFFFFF"/>
                        </w:rPr>
                        <w:t>oo</w:t>
                      </w:r>
                      <w:r w:rsidRPr="00265701">
                        <w:rPr>
                          <w:rStyle w:val="eop"/>
                          <w:rFonts w:ascii="Calibri" w:hAnsi="Calibri" w:cs="Calibri"/>
                          <w:color w:val="000000"/>
                          <w:sz w:val="24"/>
                          <w:szCs w:val="24"/>
                          <w:shd w:val="clear" w:color="auto" w:fill="FFFFFF"/>
                        </w:rPr>
                        <w:t>d sign to translate successfully</w:t>
                      </w:r>
                    </w:p>
                    <w:p w14:paraId="43579D99" w14:textId="58C6C0F3" w:rsidR="00A02173" w:rsidRDefault="00A02173"/>
                  </w:txbxContent>
                </v:textbox>
                <w10:wrap type="square"/>
              </v:shape>
            </w:pict>
          </mc:Fallback>
        </mc:AlternateContent>
      </w:r>
    </w:p>
    <w:p w14:paraId="20939F3D" w14:textId="77777777" w:rsidR="00CE4C45" w:rsidRDefault="00CE4C45" w:rsidP="50AC89F6"/>
    <w:p w14:paraId="6662362C" w14:textId="7405F8CC" w:rsidR="005F751A" w:rsidRDefault="00FA42CA" w:rsidP="50AC89F6">
      <w:r>
        <w:rPr>
          <w:noProof/>
        </w:rPr>
        <w:drawing>
          <wp:inline distT="0" distB="0" distL="0" distR="0" wp14:anchorId="24269C27" wp14:editId="48B514FF">
            <wp:extent cx="3132455" cy="6499860"/>
            <wp:effectExtent l="0" t="0" r="0" b="0"/>
            <wp:docPr id="12533736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73600" name="Picture 1" descr="A diagram of a flow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36642" cy="6508548"/>
                    </a:xfrm>
                    <a:prstGeom prst="rect">
                      <a:avLst/>
                    </a:prstGeom>
                  </pic:spPr>
                </pic:pic>
              </a:graphicData>
            </a:graphic>
          </wp:inline>
        </w:drawing>
      </w:r>
    </w:p>
    <w:p w14:paraId="043ED4D8" w14:textId="77777777" w:rsidR="005F751A" w:rsidRDefault="005F751A" w:rsidP="50AC89F6"/>
    <w:p w14:paraId="393C8C51" w14:textId="6AE3716A" w:rsidR="00234477" w:rsidRPr="008D2715" w:rsidRDefault="00234477" w:rsidP="50AC89F6"/>
    <w:p w14:paraId="0344173D" w14:textId="2D63A8D5" w:rsidR="00D3149D" w:rsidRPr="00BE5B2E" w:rsidRDefault="00BE5B2E" w:rsidP="00D36AFE">
      <w:pPr>
        <w:pStyle w:val="Heading3"/>
        <w:numPr>
          <w:ilvl w:val="2"/>
          <w:numId w:val="72"/>
        </w:numPr>
        <w:rPr>
          <w:b w:val="0"/>
          <w:bCs/>
          <w:szCs w:val="28"/>
        </w:rPr>
      </w:pPr>
      <w:bookmarkStart w:id="43" w:name="_Toc157388193"/>
      <w:r w:rsidRPr="5D29BBEC">
        <w:lastRenderedPageBreak/>
        <w:t xml:space="preserve">Translate </w:t>
      </w:r>
      <w:r w:rsidRPr="00E07706">
        <w:t>f</w:t>
      </w:r>
      <w:r w:rsidR="000F54BD" w:rsidRPr="00E07706">
        <w:rPr>
          <w:szCs w:val="28"/>
        </w:rPr>
        <w:t>rom text to sign:</w:t>
      </w:r>
      <w:bookmarkEnd w:id="43"/>
    </w:p>
    <w:p w14:paraId="17159C8A" w14:textId="46408388" w:rsidR="006639A5" w:rsidRDefault="006639A5" w:rsidP="00032DF6">
      <w:pPr>
        <w:ind w:left="360"/>
      </w:pPr>
    </w:p>
    <w:p w14:paraId="26CA36FB" w14:textId="06A20D9A" w:rsidR="000F54BD" w:rsidRDefault="00C00A33" w:rsidP="00032DF6">
      <w:pPr>
        <w:ind w:left="360"/>
      </w:pPr>
      <w:r>
        <w:rPr>
          <w:noProof/>
        </w:rPr>
        <mc:AlternateContent>
          <mc:Choice Requires="wps">
            <w:drawing>
              <wp:anchor distT="45720" distB="45720" distL="114300" distR="114300" simplePos="0" relativeHeight="251651072" behindDoc="0" locked="0" layoutInCell="1" allowOverlap="1" wp14:anchorId="0FFAB5E0" wp14:editId="611FE3C3">
                <wp:simplePos x="0" y="0"/>
                <wp:positionH relativeFrom="margin">
                  <wp:align>left</wp:align>
                </wp:positionH>
                <wp:positionV relativeFrom="paragraph">
                  <wp:posOffset>292735</wp:posOffset>
                </wp:positionV>
                <wp:extent cx="3032760" cy="6515100"/>
                <wp:effectExtent l="0" t="0" r="15240" b="19050"/>
                <wp:wrapSquare wrapText="bothSides"/>
                <wp:docPr id="1071673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6515100"/>
                        </a:xfrm>
                        <a:prstGeom prst="rect">
                          <a:avLst/>
                        </a:prstGeom>
                        <a:solidFill>
                          <a:srgbClr val="FFFFFF"/>
                        </a:solidFill>
                        <a:ln w="9525">
                          <a:solidFill>
                            <a:schemeClr val="bg1"/>
                          </a:solidFill>
                          <a:miter lim="800000"/>
                          <a:headEnd/>
                          <a:tailEnd/>
                        </a:ln>
                      </wps:spPr>
                      <wps:txbx>
                        <w:txbxContent>
                          <w:p w14:paraId="45D80093" w14:textId="77777777" w:rsidR="00EE02CF" w:rsidRDefault="00C00A33" w:rsidP="00C00A33">
                            <w:pPr>
                              <w:rPr>
                                <w:rStyle w:val="eop"/>
                                <w:rFonts w:ascii="Calibri" w:hAnsi="Calibri" w:cs="Calibri"/>
                                <w:color w:val="000000"/>
                                <w:sz w:val="24"/>
                                <w:szCs w:val="24"/>
                                <w:shd w:val="clear" w:color="auto" w:fill="FFFFFF"/>
                              </w:rPr>
                            </w:pPr>
                            <w:r w:rsidRPr="00E07706">
                              <w:rPr>
                                <w:rStyle w:val="eop"/>
                                <w:rFonts w:ascii="Calibri" w:hAnsi="Calibri" w:cs="Calibri"/>
                                <w:color w:val="000000"/>
                                <w:sz w:val="24"/>
                                <w:szCs w:val="24"/>
                                <w:shd w:val="clear" w:color="auto" w:fill="FFFFFF"/>
                              </w:rPr>
                              <w:t xml:space="preserve">As a user and he wants to translate from text to sign first he opens the translation page and begin to translate </w:t>
                            </w:r>
                          </w:p>
                          <w:p w14:paraId="71043D39" w14:textId="0217F3E8" w:rsidR="00C00A33" w:rsidRPr="00EE02CF" w:rsidRDefault="00C00A33" w:rsidP="00C43D13">
                            <w:pPr>
                              <w:pStyle w:val="ListParagraph"/>
                              <w:numPr>
                                <w:ilvl w:val="0"/>
                                <w:numId w:val="58"/>
                              </w:numPr>
                              <w:rPr>
                                <w:rStyle w:val="eop"/>
                                <w:rFonts w:ascii="Calibri" w:hAnsi="Calibri" w:cs="Calibri"/>
                                <w:color w:val="000000"/>
                                <w:sz w:val="24"/>
                                <w:szCs w:val="24"/>
                                <w:shd w:val="clear" w:color="auto" w:fill="FFFFFF"/>
                              </w:rPr>
                            </w:pPr>
                            <w:r w:rsidRPr="00EE02CF">
                              <w:rPr>
                                <w:rStyle w:val="eop"/>
                                <w:rFonts w:ascii="Calibri" w:hAnsi="Calibri" w:cs="Calibri"/>
                                <w:color w:val="000000"/>
                                <w:sz w:val="24"/>
                                <w:szCs w:val="24"/>
                                <w:shd w:val="clear" w:color="auto" w:fill="FFFFFF"/>
                              </w:rPr>
                              <w:t>if as usual if he d</w:t>
                            </w:r>
                            <w:r w:rsidR="00AA0DB4">
                              <w:rPr>
                                <w:rStyle w:val="eop"/>
                                <w:rFonts w:ascii="Calibri" w:hAnsi="Calibri" w:cs="Calibri"/>
                                <w:color w:val="000000"/>
                                <w:sz w:val="24"/>
                                <w:szCs w:val="24"/>
                                <w:shd w:val="clear" w:color="auto" w:fill="FFFFFF"/>
                              </w:rPr>
                              <w:t>id</w:t>
                            </w:r>
                            <w:r w:rsidRPr="00EE02CF">
                              <w:rPr>
                                <w:rStyle w:val="eop"/>
                                <w:rFonts w:ascii="Calibri" w:hAnsi="Calibri" w:cs="Calibri"/>
                                <w:color w:val="000000"/>
                                <w:sz w:val="24"/>
                                <w:szCs w:val="24"/>
                                <w:shd w:val="clear" w:color="auto" w:fill="FFFFFF"/>
                              </w:rPr>
                              <w:t xml:space="preserve"> not enter any text or </w:t>
                            </w:r>
                            <w:r w:rsidR="00C803C8" w:rsidRPr="00EE02CF">
                              <w:rPr>
                                <w:rStyle w:val="eop"/>
                                <w:rFonts w:ascii="Calibri" w:hAnsi="Calibri" w:cs="Calibri"/>
                                <w:color w:val="000000"/>
                                <w:sz w:val="24"/>
                                <w:szCs w:val="24"/>
                                <w:shd w:val="clear" w:color="auto" w:fill="FFFFFF"/>
                              </w:rPr>
                              <w:t>a</w:t>
                            </w:r>
                            <w:r w:rsidR="00AA0DB4">
                              <w:rPr>
                                <w:rStyle w:val="eop"/>
                                <w:rFonts w:ascii="Calibri" w:hAnsi="Calibri" w:cs="Calibri"/>
                                <w:color w:val="000000"/>
                                <w:sz w:val="24"/>
                                <w:szCs w:val="24"/>
                                <w:shd w:val="clear" w:color="auto" w:fill="FFFFFF"/>
                              </w:rPr>
                              <w:t xml:space="preserve"> entered </w:t>
                            </w:r>
                            <w:r w:rsidR="007C35AA">
                              <w:rPr>
                                <w:rStyle w:val="eop"/>
                                <w:rFonts w:ascii="Calibri" w:hAnsi="Calibri" w:cs="Calibri"/>
                                <w:color w:val="000000"/>
                                <w:sz w:val="24"/>
                                <w:szCs w:val="24"/>
                                <w:shd w:val="clear" w:color="auto" w:fill="FFFFFF"/>
                              </w:rPr>
                              <w:t xml:space="preserve">a </w:t>
                            </w:r>
                            <w:r w:rsidRPr="00EE02CF">
                              <w:rPr>
                                <w:rStyle w:val="eop"/>
                                <w:rFonts w:ascii="Calibri" w:hAnsi="Calibri" w:cs="Calibri"/>
                                <w:color w:val="000000"/>
                                <w:sz w:val="24"/>
                                <w:szCs w:val="24"/>
                                <w:shd w:val="clear" w:color="auto" w:fill="FFFFFF"/>
                              </w:rPr>
                              <w:t xml:space="preserve">not </w:t>
                            </w:r>
                            <w:r w:rsidR="007C35AA" w:rsidRPr="00EE02CF">
                              <w:rPr>
                                <w:rStyle w:val="eop"/>
                                <w:rFonts w:ascii="Calibri" w:hAnsi="Calibri" w:cs="Calibri"/>
                                <w:color w:val="000000"/>
                                <w:sz w:val="24"/>
                                <w:szCs w:val="24"/>
                                <w:shd w:val="clear" w:color="auto" w:fill="FFFFFF"/>
                              </w:rPr>
                              <w:t>underst</w:t>
                            </w:r>
                            <w:r w:rsidR="007C35AA">
                              <w:rPr>
                                <w:rStyle w:val="eop"/>
                                <w:rFonts w:ascii="Calibri" w:hAnsi="Calibri" w:cs="Calibri"/>
                                <w:color w:val="000000"/>
                                <w:sz w:val="24"/>
                                <w:szCs w:val="24"/>
                                <w:shd w:val="clear" w:color="auto" w:fill="FFFFFF"/>
                              </w:rPr>
                              <w:t>ood</w:t>
                            </w:r>
                            <w:r w:rsidRPr="00EE02CF">
                              <w:rPr>
                                <w:rStyle w:val="eop"/>
                                <w:rFonts w:ascii="Calibri" w:hAnsi="Calibri" w:cs="Calibri"/>
                                <w:color w:val="000000"/>
                                <w:sz w:val="24"/>
                                <w:szCs w:val="24"/>
                                <w:shd w:val="clear" w:color="auto" w:fill="FFFFFF"/>
                              </w:rPr>
                              <w:t xml:space="preserve"> text nothing will </w:t>
                            </w:r>
                            <w:r w:rsidR="007C35AA">
                              <w:rPr>
                                <w:rStyle w:val="eop"/>
                                <w:rFonts w:ascii="Calibri" w:hAnsi="Calibri" w:cs="Calibri"/>
                                <w:color w:val="000000"/>
                                <w:sz w:val="24"/>
                                <w:szCs w:val="24"/>
                                <w:shd w:val="clear" w:color="auto" w:fill="FFFFFF"/>
                              </w:rPr>
                              <w:t xml:space="preserve">be </w:t>
                            </w:r>
                            <w:r w:rsidRPr="00EE02CF">
                              <w:rPr>
                                <w:rStyle w:val="eop"/>
                                <w:rFonts w:ascii="Calibri" w:hAnsi="Calibri" w:cs="Calibri"/>
                                <w:color w:val="000000"/>
                                <w:sz w:val="24"/>
                                <w:szCs w:val="24"/>
                                <w:shd w:val="clear" w:color="auto" w:fill="FFFFFF"/>
                              </w:rPr>
                              <w:t>translate</w:t>
                            </w:r>
                            <w:r w:rsidR="007C35AA">
                              <w:rPr>
                                <w:rStyle w:val="eop"/>
                                <w:rFonts w:ascii="Calibri" w:hAnsi="Calibri" w:cs="Calibri"/>
                                <w:color w:val="000000"/>
                                <w:sz w:val="24"/>
                                <w:szCs w:val="24"/>
                                <w:shd w:val="clear" w:color="auto" w:fill="FFFFFF"/>
                              </w:rPr>
                              <w:t>d</w:t>
                            </w:r>
                            <w:r w:rsidRPr="00EE02CF">
                              <w:rPr>
                                <w:rStyle w:val="eop"/>
                                <w:rFonts w:ascii="Calibri" w:hAnsi="Calibri" w:cs="Calibri"/>
                                <w:color w:val="000000"/>
                                <w:sz w:val="24"/>
                                <w:szCs w:val="24"/>
                                <w:shd w:val="clear" w:color="auto" w:fill="FFFFFF"/>
                              </w:rPr>
                              <w:t xml:space="preserve"> so he must </w:t>
                            </w:r>
                            <w:r w:rsidR="004701F9" w:rsidRPr="00EE02CF">
                              <w:rPr>
                                <w:rStyle w:val="eop"/>
                                <w:rFonts w:ascii="Calibri" w:hAnsi="Calibri" w:cs="Calibri"/>
                                <w:color w:val="000000"/>
                                <w:sz w:val="24"/>
                                <w:szCs w:val="24"/>
                                <w:shd w:val="clear" w:color="auto" w:fill="FFFFFF"/>
                              </w:rPr>
                              <w:t>enter</w:t>
                            </w:r>
                            <w:r w:rsidRPr="00EE02CF">
                              <w:rPr>
                                <w:rStyle w:val="eop"/>
                                <w:rFonts w:ascii="Calibri" w:hAnsi="Calibri" w:cs="Calibri"/>
                                <w:color w:val="000000"/>
                                <w:sz w:val="24"/>
                                <w:szCs w:val="24"/>
                                <w:shd w:val="clear" w:color="auto" w:fill="FFFFFF"/>
                              </w:rPr>
                              <w:t xml:space="preserve"> an </w:t>
                            </w:r>
                            <w:r w:rsidR="007D060D" w:rsidRPr="00EE02CF">
                              <w:rPr>
                                <w:rStyle w:val="eop"/>
                                <w:rFonts w:ascii="Calibri" w:hAnsi="Calibri" w:cs="Calibri"/>
                                <w:color w:val="000000"/>
                                <w:sz w:val="24"/>
                                <w:szCs w:val="24"/>
                                <w:shd w:val="clear" w:color="auto" w:fill="FFFFFF"/>
                              </w:rPr>
                              <w:t>underst</w:t>
                            </w:r>
                            <w:r w:rsidR="007D060D">
                              <w:rPr>
                                <w:rStyle w:val="eop"/>
                                <w:rFonts w:ascii="Calibri" w:hAnsi="Calibri" w:cs="Calibri"/>
                                <w:color w:val="000000"/>
                                <w:sz w:val="24"/>
                                <w:szCs w:val="24"/>
                                <w:shd w:val="clear" w:color="auto" w:fill="FFFFFF"/>
                              </w:rPr>
                              <w:t>ood</w:t>
                            </w:r>
                            <w:r w:rsidRPr="00EE02CF">
                              <w:rPr>
                                <w:rStyle w:val="eop"/>
                                <w:rFonts w:ascii="Calibri" w:hAnsi="Calibri" w:cs="Calibri"/>
                                <w:color w:val="000000"/>
                                <w:sz w:val="24"/>
                                <w:szCs w:val="24"/>
                                <w:shd w:val="clear" w:color="auto" w:fill="FFFFFF"/>
                              </w:rPr>
                              <w:t xml:space="preserve"> text to translate successfully</w:t>
                            </w:r>
                          </w:p>
                          <w:p w14:paraId="28295D18" w14:textId="6F94A007" w:rsidR="00F36392" w:rsidRDefault="00F363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AB5E0" id="_x0000_s1030" type="#_x0000_t202" style="position:absolute;left:0;text-align:left;margin-left:0;margin-top:23.05pt;width:238.8pt;height:513pt;z-index:2516510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" strokecolor="white [3212]">
                <v:textbox>
                  <w:txbxContent>
                    <w:p w14:paraId="45D80093" w14:textId="77777777" w:rsidR="00EE02CF" w:rsidRDefault="00C00A33" w:rsidP="00C00A33">
                      <w:pPr>
                        <w:rPr>
                          <w:rStyle w:val="eop"/>
                          <w:rFonts w:ascii="Calibri" w:hAnsi="Calibri" w:cs="Calibri"/>
                          <w:color w:val="000000"/>
                          <w:sz w:val="24"/>
                          <w:szCs w:val="24"/>
                          <w:shd w:val="clear" w:color="auto" w:fill="FFFFFF"/>
                        </w:rPr>
                      </w:pPr>
                      <w:r w:rsidRPr="00E07706">
                        <w:rPr>
                          <w:rStyle w:val="eop"/>
                          <w:rFonts w:ascii="Calibri" w:hAnsi="Calibri" w:cs="Calibri"/>
                          <w:color w:val="000000"/>
                          <w:sz w:val="24"/>
                          <w:szCs w:val="24"/>
                          <w:shd w:val="clear" w:color="auto" w:fill="FFFFFF"/>
                        </w:rPr>
                        <w:t xml:space="preserve">As a user and he wants to translate from text to sign first he opens the translation page and begin to translate </w:t>
                      </w:r>
                    </w:p>
                    <w:p w14:paraId="71043D39" w14:textId="0217F3E8" w:rsidR="00C00A33" w:rsidRPr="00EE02CF" w:rsidRDefault="00C00A33" w:rsidP="00C43D13">
                      <w:pPr>
                        <w:pStyle w:val="ListParagraph"/>
                        <w:numPr>
                          <w:ilvl w:val="0"/>
                          <w:numId w:val="58"/>
                        </w:numPr>
                        <w:rPr>
                          <w:rStyle w:val="eop"/>
                          <w:rFonts w:ascii="Calibri" w:hAnsi="Calibri" w:cs="Calibri"/>
                          <w:color w:val="000000"/>
                          <w:sz w:val="24"/>
                          <w:szCs w:val="24"/>
                          <w:shd w:val="clear" w:color="auto" w:fill="FFFFFF"/>
                        </w:rPr>
                      </w:pPr>
                      <w:r w:rsidRPr="00EE02CF">
                        <w:rPr>
                          <w:rStyle w:val="eop"/>
                          <w:rFonts w:ascii="Calibri" w:hAnsi="Calibri" w:cs="Calibri"/>
                          <w:color w:val="000000"/>
                          <w:sz w:val="24"/>
                          <w:szCs w:val="24"/>
                          <w:shd w:val="clear" w:color="auto" w:fill="FFFFFF"/>
                        </w:rPr>
                        <w:t>if as usual if he d</w:t>
                      </w:r>
                      <w:r w:rsidR="00AA0DB4">
                        <w:rPr>
                          <w:rStyle w:val="eop"/>
                          <w:rFonts w:ascii="Calibri" w:hAnsi="Calibri" w:cs="Calibri"/>
                          <w:color w:val="000000"/>
                          <w:sz w:val="24"/>
                          <w:szCs w:val="24"/>
                          <w:shd w:val="clear" w:color="auto" w:fill="FFFFFF"/>
                        </w:rPr>
                        <w:t>id</w:t>
                      </w:r>
                      <w:r w:rsidRPr="00EE02CF">
                        <w:rPr>
                          <w:rStyle w:val="eop"/>
                          <w:rFonts w:ascii="Calibri" w:hAnsi="Calibri" w:cs="Calibri"/>
                          <w:color w:val="000000"/>
                          <w:sz w:val="24"/>
                          <w:szCs w:val="24"/>
                          <w:shd w:val="clear" w:color="auto" w:fill="FFFFFF"/>
                        </w:rPr>
                        <w:t xml:space="preserve"> not enter any text or </w:t>
                      </w:r>
                      <w:r w:rsidR="00C803C8" w:rsidRPr="00EE02CF">
                        <w:rPr>
                          <w:rStyle w:val="eop"/>
                          <w:rFonts w:ascii="Calibri" w:hAnsi="Calibri" w:cs="Calibri"/>
                          <w:color w:val="000000"/>
                          <w:sz w:val="24"/>
                          <w:szCs w:val="24"/>
                          <w:shd w:val="clear" w:color="auto" w:fill="FFFFFF"/>
                        </w:rPr>
                        <w:t>a</w:t>
                      </w:r>
                      <w:r w:rsidR="00AA0DB4">
                        <w:rPr>
                          <w:rStyle w:val="eop"/>
                          <w:rFonts w:ascii="Calibri" w:hAnsi="Calibri" w:cs="Calibri"/>
                          <w:color w:val="000000"/>
                          <w:sz w:val="24"/>
                          <w:szCs w:val="24"/>
                          <w:shd w:val="clear" w:color="auto" w:fill="FFFFFF"/>
                        </w:rPr>
                        <w:t xml:space="preserve"> entered </w:t>
                      </w:r>
                      <w:r w:rsidR="007C35AA">
                        <w:rPr>
                          <w:rStyle w:val="eop"/>
                          <w:rFonts w:ascii="Calibri" w:hAnsi="Calibri" w:cs="Calibri"/>
                          <w:color w:val="000000"/>
                          <w:sz w:val="24"/>
                          <w:szCs w:val="24"/>
                          <w:shd w:val="clear" w:color="auto" w:fill="FFFFFF"/>
                        </w:rPr>
                        <w:t xml:space="preserve">a </w:t>
                      </w:r>
                      <w:r w:rsidRPr="00EE02CF">
                        <w:rPr>
                          <w:rStyle w:val="eop"/>
                          <w:rFonts w:ascii="Calibri" w:hAnsi="Calibri" w:cs="Calibri"/>
                          <w:color w:val="000000"/>
                          <w:sz w:val="24"/>
                          <w:szCs w:val="24"/>
                          <w:shd w:val="clear" w:color="auto" w:fill="FFFFFF"/>
                        </w:rPr>
                        <w:t xml:space="preserve">not </w:t>
                      </w:r>
                      <w:r w:rsidR="007C35AA" w:rsidRPr="00EE02CF">
                        <w:rPr>
                          <w:rStyle w:val="eop"/>
                          <w:rFonts w:ascii="Calibri" w:hAnsi="Calibri" w:cs="Calibri"/>
                          <w:color w:val="000000"/>
                          <w:sz w:val="24"/>
                          <w:szCs w:val="24"/>
                          <w:shd w:val="clear" w:color="auto" w:fill="FFFFFF"/>
                        </w:rPr>
                        <w:t>underst</w:t>
                      </w:r>
                      <w:r w:rsidR="007C35AA">
                        <w:rPr>
                          <w:rStyle w:val="eop"/>
                          <w:rFonts w:ascii="Calibri" w:hAnsi="Calibri" w:cs="Calibri"/>
                          <w:color w:val="000000"/>
                          <w:sz w:val="24"/>
                          <w:szCs w:val="24"/>
                          <w:shd w:val="clear" w:color="auto" w:fill="FFFFFF"/>
                        </w:rPr>
                        <w:t>ood</w:t>
                      </w:r>
                      <w:r w:rsidRPr="00EE02CF">
                        <w:rPr>
                          <w:rStyle w:val="eop"/>
                          <w:rFonts w:ascii="Calibri" w:hAnsi="Calibri" w:cs="Calibri"/>
                          <w:color w:val="000000"/>
                          <w:sz w:val="24"/>
                          <w:szCs w:val="24"/>
                          <w:shd w:val="clear" w:color="auto" w:fill="FFFFFF"/>
                        </w:rPr>
                        <w:t xml:space="preserve"> text nothing will </w:t>
                      </w:r>
                      <w:r w:rsidR="007C35AA">
                        <w:rPr>
                          <w:rStyle w:val="eop"/>
                          <w:rFonts w:ascii="Calibri" w:hAnsi="Calibri" w:cs="Calibri"/>
                          <w:color w:val="000000"/>
                          <w:sz w:val="24"/>
                          <w:szCs w:val="24"/>
                          <w:shd w:val="clear" w:color="auto" w:fill="FFFFFF"/>
                        </w:rPr>
                        <w:t xml:space="preserve">be </w:t>
                      </w:r>
                      <w:r w:rsidRPr="00EE02CF">
                        <w:rPr>
                          <w:rStyle w:val="eop"/>
                          <w:rFonts w:ascii="Calibri" w:hAnsi="Calibri" w:cs="Calibri"/>
                          <w:color w:val="000000"/>
                          <w:sz w:val="24"/>
                          <w:szCs w:val="24"/>
                          <w:shd w:val="clear" w:color="auto" w:fill="FFFFFF"/>
                        </w:rPr>
                        <w:t>translate</w:t>
                      </w:r>
                      <w:r w:rsidR="007C35AA">
                        <w:rPr>
                          <w:rStyle w:val="eop"/>
                          <w:rFonts w:ascii="Calibri" w:hAnsi="Calibri" w:cs="Calibri"/>
                          <w:color w:val="000000"/>
                          <w:sz w:val="24"/>
                          <w:szCs w:val="24"/>
                          <w:shd w:val="clear" w:color="auto" w:fill="FFFFFF"/>
                        </w:rPr>
                        <w:t>d</w:t>
                      </w:r>
                      <w:r w:rsidRPr="00EE02CF">
                        <w:rPr>
                          <w:rStyle w:val="eop"/>
                          <w:rFonts w:ascii="Calibri" w:hAnsi="Calibri" w:cs="Calibri"/>
                          <w:color w:val="000000"/>
                          <w:sz w:val="24"/>
                          <w:szCs w:val="24"/>
                          <w:shd w:val="clear" w:color="auto" w:fill="FFFFFF"/>
                        </w:rPr>
                        <w:t xml:space="preserve"> so he must </w:t>
                      </w:r>
                      <w:r w:rsidR="004701F9" w:rsidRPr="00EE02CF">
                        <w:rPr>
                          <w:rStyle w:val="eop"/>
                          <w:rFonts w:ascii="Calibri" w:hAnsi="Calibri" w:cs="Calibri"/>
                          <w:color w:val="000000"/>
                          <w:sz w:val="24"/>
                          <w:szCs w:val="24"/>
                          <w:shd w:val="clear" w:color="auto" w:fill="FFFFFF"/>
                        </w:rPr>
                        <w:t>enter</w:t>
                      </w:r>
                      <w:r w:rsidRPr="00EE02CF">
                        <w:rPr>
                          <w:rStyle w:val="eop"/>
                          <w:rFonts w:ascii="Calibri" w:hAnsi="Calibri" w:cs="Calibri"/>
                          <w:color w:val="000000"/>
                          <w:sz w:val="24"/>
                          <w:szCs w:val="24"/>
                          <w:shd w:val="clear" w:color="auto" w:fill="FFFFFF"/>
                        </w:rPr>
                        <w:t xml:space="preserve"> an </w:t>
                      </w:r>
                      <w:r w:rsidR="007D060D" w:rsidRPr="00EE02CF">
                        <w:rPr>
                          <w:rStyle w:val="eop"/>
                          <w:rFonts w:ascii="Calibri" w:hAnsi="Calibri" w:cs="Calibri"/>
                          <w:color w:val="000000"/>
                          <w:sz w:val="24"/>
                          <w:szCs w:val="24"/>
                          <w:shd w:val="clear" w:color="auto" w:fill="FFFFFF"/>
                        </w:rPr>
                        <w:t>underst</w:t>
                      </w:r>
                      <w:r w:rsidR="007D060D">
                        <w:rPr>
                          <w:rStyle w:val="eop"/>
                          <w:rFonts w:ascii="Calibri" w:hAnsi="Calibri" w:cs="Calibri"/>
                          <w:color w:val="000000"/>
                          <w:sz w:val="24"/>
                          <w:szCs w:val="24"/>
                          <w:shd w:val="clear" w:color="auto" w:fill="FFFFFF"/>
                        </w:rPr>
                        <w:t>ood</w:t>
                      </w:r>
                      <w:r w:rsidRPr="00EE02CF">
                        <w:rPr>
                          <w:rStyle w:val="eop"/>
                          <w:rFonts w:ascii="Calibri" w:hAnsi="Calibri" w:cs="Calibri"/>
                          <w:color w:val="000000"/>
                          <w:sz w:val="24"/>
                          <w:szCs w:val="24"/>
                          <w:shd w:val="clear" w:color="auto" w:fill="FFFFFF"/>
                        </w:rPr>
                        <w:t xml:space="preserve"> text to translate successfully</w:t>
                      </w:r>
                    </w:p>
                    <w:p w14:paraId="28295D18" w14:textId="6F94A007" w:rsidR="00F36392" w:rsidRDefault="00F36392"/>
                  </w:txbxContent>
                </v:textbox>
                <w10:wrap type="square" anchorx="margin"/>
              </v:shape>
            </w:pict>
          </mc:Fallback>
        </mc:AlternateContent>
      </w:r>
      <w:r w:rsidR="00FD51B4">
        <w:rPr>
          <w:noProof/>
        </w:rPr>
        <w:drawing>
          <wp:anchor distT="0" distB="0" distL="114300" distR="114300" simplePos="0" relativeHeight="251648000" behindDoc="0" locked="0" layoutInCell="1" allowOverlap="1" wp14:anchorId="104391BB" wp14:editId="4C6FA577">
            <wp:simplePos x="0" y="0"/>
            <wp:positionH relativeFrom="column">
              <wp:posOffset>3101340</wp:posOffset>
            </wp:positionH>
            <wp:positionV relativeFrom="paragraph">
              <wp:posOffset>147955</wp:posOffset>
            </wp:positionV>
            <wp:extent cx="3140710" cy="6850380"/>
            <wp:effectExtent l="0" t="0" r="2540" b="7620"/>
            <wp:wrapSquare wrapText="bothSides"/>
            <wp:docPr id="190223599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35992" name="Picture 2"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40710" cy="6850380"/>
                    </a:xfrm>
                    <a:prstGeom prst="rect">
                      <a:avLst/>
                    </a:prstGeom>
                  </pic:spPr>
                </pic:pic>
              </a:graphicData>
            </a:graphic>
            <wp14:sizeRelH relativeFrom="margin">
              <wp14:pctWidth>0</wp14:pctWidth>
            </wp14:sizeRelH>
            <wp14:sizeRelV relativeFrom="margin">
              <wp14:pctHeight>0</wp14:pctHeight>
            </wp14:sizeRelV>
          </wp:anchor>
        </w:drawing>
      </w:r>
    </w:p>
    <w:p w14:paraId="7ED56535" w14:textId="3A526965" w:rsidR="000F54BD" w:rsidRDefault="000F54BD" w:rsidP="00032DF6">
      <w:pPr>
        <w:ind w:left="360"/>
      </w:pPr>
    </w:p>
    <w:p w14:paraId="6C57E471" w14:textId="28A5122F" w:rsidR="12E8F58F" w:rsidRDefault="12E8F58F" w:rsidP="000B08D1"/>
    <w:p w14:paraId="1015D8FF" w14:textId="7F05E2C0" w:rsidR="0A541084" w:rsidRPr="00CB08FA" w:rsidRDefault="0A541084" w:rsidP="00E07706">
      <w:pPr>
        <w:pStyle w:val="Heading3"/>
        <w:numPr>
          <w:ilvl w:val="2"/>
          <w:numId w:val="45"/>
        </w:numPr>
      </w:pPr>
      <w:bookmarkStart w:id="44" w:name="_Toc157388194"/>
      <w:r w:rsidRPr="00CB08FA">
        <w:lastRenderedPageBreak/>
        <w:t>Education:</w:t>
      </w:r>
      <w:bookmarkEnd w:id="44"/>
    </w:p>
    <w:p w14:paraId="286EC7B1" w14:textId="085E6A9E" w:rsidR="00B332A1" w:rsidRDefault="00FC3158" w:rsidP="00586C4E">
      <w:pPr>
        <w:ind w:left="360"/>
      </w:pPr>
      <w:r>
        <w:rPr>
          <w:noProof/>
        </w:rPr>
        <mc:AlternateContent>
          <mc:Choice Requires="wps">
            <w:drawing>
              <wp:anchor distT="0" distB="0" distL="114300" distR="114300" simplePos="0" relativeHeight="251675648" behindDoc="0" locked="0" layoutInCell="1" allowOverlap="1" wp14:anchorId="1A89C115" wp14:editId="64BC116D">
                <wp:simplePos x="0" y="0"/>
                <wp:positionH relativeFrom="column">
                  <wp:posOffset>228600</wp:posOffset>
                </wp:positionH>
                <wp:positionV relativeFrom="paragraph">
                  <wp:posOffset>313055</wp:posOffset>
                </wp:positionV>
                <wp:extent cx="3337560" cy="5391150"/>
                <wp:effectExtent l="0" t="0" r="15240" b="19050"/>
                <wp:wrapThrough wrapText="bothSides">
                  <wp:wrapPolygon edited="0">
                    <wp:start x="0" y="0"/>
                    <wp:lineTo x="0" y="21600"/>
                    <wp:lineTo x="21575" y="21600"/>
                    <wp:lineTo x="21575" y="0"/>
                    <wp:lineTo x="0" y="0"/>
                  </wp:wrapPolygon>
                </wp:wrapThrough>
                <wp:docPr id="2039802169" name="Rectangle 2039802169"/>
                <wp:cNvGraphicFramePr/>
                <a:graphic xmlns:a="http://schemas.openxmlformats.org/drawingml/2006/main">
                  <a:graphicData uri="http://schemas.microsoft.com/office/word/2010/wordprocessingShape">
                    <wps:wsp>
                      <wps:cNvSpPr/>
                      <wps:spPr>
                        <a:xfrm>
                          <a:off x="0" y="0"/>
                          <a:ext cx="3337560" cy="5391150"/>
                        </a:xfrm>
                        <a:prstGeom prst="rect">
                          <a:avLst/>
                        </a:prstGeom>
                        <a:solidFill>
                          <a:schemeClr val="lt1"/>
                        </a:solidFill>
                        <a:ln>
                          <a:solidFill>
                            <a:schemeClr val="bg1"/>
                          </a:solidFill>
                        </a:ln>
                      </wps:spPr>
                      <wps:txbx>
                        <w:txbxContent>
                          <w:p w14:paraId="26E1B3B2" w14:textId="77777777" w:rsidR="006D7C38" w:rsidRDefault="00131D9C" w:rsidP="00131D9C">
                            <w:pPr>
                              <w:rPr>
                                <w:sz w:val="24"/>
                                <w:szCs w:val="24"/>
                              </w:rPr>
                            </w:pPr>
                            <w:r w:rsidRPr="00CB08FA">
                              <w:rPr>
                                <w:sz w:val="24"/>
                                <w:szCs w:val="24"/>
                              </w:rPr>
                              <w:t>As the user explores the education section, he begins by logging in, the user first must login to view the course and start to learn.</w:t>
                            </w:r>
                          </w:p>
                          <w:p w14:paraId="20C2A9F8" w14:textId="77777777" w:rsidR="00FC3158" w:rsidRPr="00FC3158" w:rsidRDefault="00131D9C" w:rsidP="00C43D13">
                            <w:pPr>
                              <w:pStyle w:val="ListParagraph"/>
                              <w:numPr>
                                <w:ilvl w:val="0"/>
                                <w:numId w:val="57"/>
                              </w:numPr>
                              <w:rPr>
                                <w:kern w:val="0"/>
                                <w:sz w:val="24"/>
                                <w:szCs w:val="24"/>
                                <w14:ligatures w14:val="none"/>
                              </w:rPr>
                            </w:pPr>
                            <w:r w:rsidRPr="006D7C38">
                              <w:rPr>
                                <w:sz w:val="24"/>
                                <w:szCs w:val="24"/>
                              </w:rPr>
                              <w:t xml:space="preserve"> After that, he </w:t>
                            </w:r>
                            <w:r w:rsidR="008261B5" w:rsidRPr="006D7C38">
                              <w:rPr>
                                <w:sz w:val="24"/>
                                <w:szCs w:val="24"/>
                              </w:rPr>
                              <w:t>s</w:t>
                            </w:r>
                            <w:r w:rsidR="003F6060" w:rsidRPr="006D7C38">
                              <w:rPr>
                                <w:sz w:val="24"/>
                                <w:szCs w:val="24"/>
                              </w:rPr>
                              <w:t>elects</w:t>
                            </w:r>
                            <w:r w:rsidRPr="006D7C38">
                              <w:rPr>
                                <w:sz w:val="24"/>
                                <w:szCs w:val="24"/>
                              </w:rPr>
                              <w:t xml:space="preserve"> a course he is interested in. </w:t>
                            </w:r>
                            <w:r w:rsidRPr="00FC3158">
                              <w:rPr>
                                <w:sz w:val="24"/>
                                <w:szCs w:val="24"/>
                              </w:rPr>
                              <w:t xml:space="preserve">The system then checks if the chosen course is available. </w:t>
                            </w:r>
                          </w:p>
                          <w:p w14:paraId="394BA0FB" w14:textId="77777777" w:rsidR="00FC3158" w:rsidRPr="00FC3158" w:rsidRDefault="00131D9C" w:rsidP="00C43D13">
                            <w:pPr>
                              <w:pStyle w:val="ListParagraph"/>
                              <w:numPr>
                                <w:ilvl w:val="0"/>
                                <w:numId w:val="57"/>
                              </w:numPr>
                              <w:rPr>
                                <w:kern w:val="0"/>
                                <w:sz w:val="24"/>
                                <w:szCs w:val="24"/>
                                <w14:ligatures w14:val="none"/>
                              </w:rPr>
                            </w:pPr>
                            <w:r w:rsidRPr="00FC3158">
                              <w:rPr>
                                <w:sz w:val="24"/>
                                <w:szCs w:val="24"/>
                              </w:rPr>
                              <w:t>If it is, the user moves forward</w:t>
                            </w:r>
                            <w:r w:rsidR="00FC3158">
                              <w:rPr>
                                <w:sz w:val="24"/>
                                <w:szCs w:val="24"/>
                              </w:rPr>
                              <w:t>.</w:t>
                            </w:r>
                          </w:p>
                          <w:p w14:paraId="414A33DB" w14:textId="77777777" w:rsidR="00322A4F" w:rsidRPr="00322A4F" w:rsidRDefault="00131D9C" w:rsidP="00C43D13">
                            <w:pPr>
                              <w:pStyle w:val="ListParagraph"/>
                              <w:numPr>
                                <w:ilvl w:val="0"/>
                                <w:numId w:val="57"/>
                              </w:numPr>
                              <w:rPr>
                                <w:kern w:val="0"/>
                                <w:sz w:val="24"/>
                                <w:szCs w:val="24"/>
                                <w14:ligatures w14:val="none"/>
                              </w:rPr>
                            </w:pPr>
                            <w:r w:rsidRPr="00FC3158">
                              <w:rPr>
                                <w:sz w:val="24"/>
                                <w:szCs w:val="24"/>
                              </w:rPr>
                              <w:t xml:space="preserve">if not, </w:t>
                            </w:r>
                            <w:r w:rsidR="005F35E6">
                              <w:rPr>
                                <w:sz w:val="24"/>
                                <w:szCs w:val="24"/>
                              </w:rPr>
                              <w:t xml:space="preserve">the user will be </w:t>
                            </w:r>
                            <w:r w:rsidRPr="00FC3158">
                              <w:rPr>
                                <w:sz w:val="24"/>
                                <w:szCs w:val="24"/>
                              </w:rPr>
                              <w:t xml:space="preserve">redirected to a support page for assistance. Once the course is confirmed available, the user gets access to its content. </w:t>
                            </w:r>
                          </w:p>
                          <w:p w14:paraId="6F8DDE42" w14:textId="4E8AE399" w:rsidR="00131D9C" w:rsidRPr="00FC3158" w:rsidRDefault="00131D9C" w:rsidP="00C43D13">
                            <w:pPr>
                              <w:pStyle w:val="ListParagraph"/>
                              <w:numPr>
                                <w:ilvl w:val="0"/>
                                <w:numId w:val="57"/>
                              </w:numPr>
                              <w:rPr>
                                <w:kern w:val="0"/>
                                <w:sz w:val="24"/>
                                <w:szCs w:val="24"/>
                                <w14:ligatures w14:val="none"/>
                              </w:rPr>
                            </w:pPr>
                            <w:r w:rsidRPr="00FC3158">
                              <w:rPr>
                                <w:sz w:val="24"/>
                                <w:szCs w:val="24"/>
                              </w:rPr>
                              <w:t>He can then interact with the material, participating in discussions and completing assignments, making the learning experience engaging and inclusive</w:t>
                            </w:r>
                            <w:r>
                              <w:t>.</w:t>
                            </w:r>
                          </w:p>
                        </w:txbxContent>
                      </wps:txbx>
                      <wps:bodyPr wrap="square" anchor="t"/>
                    </wps:wsp>
                  </a:graphicData>
                </a:graphic>
                <wp14:sizeRelH relativeFrom="margin">
                  <wp14:pctWidth>0</wp14:pctWidth>
                </wp14:sizeRelH>
              </wp:anchor>
            </w:drawing>
          </mc:Choice>
          <mc:Fallback>
            <w:pict>
              <v:rect w14:anchorId="1A89C115" id="Rectangle 2039802169" o:spid="_x0000_s1031" style="position:absolute;left:0;text-align:left;margin-left:18pt;margin-top:24.65pt;width:262.8pt;height:42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" fillcolor="white [3201]" strokecolor="white [3212]">
                <v:textbox>
                  <w:txbxContent>
                    <w:p w14:paraId="26E1B3B2" w14:textId="77777777" w:rsidR="006D7C38" w:rsidRDefault="00131D9C" w:rsidP="00131D9C">
                      <w:pPr>
                        <w:rPr>
                          <w:sz w:val="24"/>
                          <w:szCs w:val="24"/>
                        </w:rPr>
                      </w:pPr>
                      <w:r w:rsidRPr="00CB08FA">
                        <w:rPr>
                          <w:sz w:val="24"/>
                          <w:szCs w:val="24"/>
                        </w:rPr>
                        <w:t>As the user explores the education section, he begins by logging in, the user first must login to view the course and start to learn.</w:t>
                      </w:r>
                    </w:p>
                    <w:p w14:paraId="20C2A9F8" w14:textId="77777777" w:rsidR="00FC3158" w:rsidRPr="00FC3158" w:rsidRDefault="00131D9C" w:rsidP="00C43D13">
                      <w:pPr>
                        <w:pStyle w:val="ListParagraph"/>
                        <w:numPr>
                          <w:ilvl w:val="0"/>
                          <w:numId w:val="57"/>
                        </w:numPr>
                        <w:rPr>
                          <w:kern w:val="0"/>
                          <w:sz w:val="24"/>
                          <w:szCs w:val="24"/>
                          <w14:ligatures w14:val="none"/>
                        </w:rPr>
                      </w:pPr>
                      <w:r w:rsidRPr="006D7C38">
                        <w:rPr>
                          <w:sz w:val="24"/>
                          <w:szCs w:val="24"/>
                        </w:rPr>
                        <w:t xml:space="preserve"> After that, he </w:t>
                      </w:r>
                      <w:r w:rsidR="008261B5" w:rsidRPr="006D7C38">
                        <w:rPr>
                          <w:sz w:val="24"/>
                          <w:szCs w:val="24"/>
                        </w:rPr>
                        <w:t>s</w:t>
                      </w:r>
                      <w:r w:rsidR="003F6060" w:rsidRPr="006D7C38">
                        <w:rPr>
                          <w:sz w:val="24"/>
                          <w:szCs w:val="24"/>
                        </w:rPr>
                        <w:t>elects</w:t>
                      </w:r>
                      <w:r w:rsidRPr="006D7C38">
                        <w:rPr>
                          <w:sz w:val="24"/>
                          <w:szCs w:val="24"/>
                        </w:rPr>
                        <w:t xml:space="preserve"> a course he is interested in. </w:t>
                      </w:r>
                      <w:r w:rsidRPr="00FC3158">
                        <w:rPr>
                          <w:sz w:val="24"/>
                          <w:szCs w:val="24"/>
                        </w:rPr>
                        <w:t xml:space="preserve">The system then checks if the chosen course is available. </w:t>
                      </w:r>
                    </w:p>
                    <w:p w14:paraId="394BA0FB" w14:textId="77777777" w:rsidR="00FC3158" w:rsidRPr="00FC3158" w:rsidRDefault="00131D9C" w:rsidP="00C43D13">
                      <w:pPr>
                        <w:pStyle w:val="ListParagraph"/>
                        <w:numPr>
                          <w:ilvl w:val="0"/>
                          <w:numId w:val="57"/>
                        </w:numPr>
                        <w:rPr>
                          <w:kern w:val="0"/>
                          <w:sz w:val="24"/>
                          <w:szCs w:val="24"/>
                          <w14:ligatures w14:val="none"/>
                        </w:rPr>
                      </w:pPr>
                      <w:r w:rsidRPr="00FC3158">
                        <w:rPr>
                          <w:sz w:val="24"/>
                          <w:szCs w:val="24"/>
                        </w:rPr>
                        <w:t>If it is, the user moves forward</w:t>
                      </w:r>
                      <w:r w:rsidR="00FC3158">
                        <w:rPr>
                          <w:sz w:val="24"/>
                          <w:szCs w:val="24"/>
                        </w:rPr>
                        <w:t>.</w:t>
                      </w:r>
                    </w:p>
                    <w:p w14:paraId="414A33DB" w14:textId="77777777" w:rsidR="00322A4F" w:rsidRPr="00322A4F" w:rsidRDefault="00131D9C" w:rsidP="00C43D13">
                      <w:pPr>
                        <w:pStyle w:val="ListParagraph"/>
                        <w:numPr>
                          <w:ilvl w:val="0"/>
                          <w:numId w:val="57"/>
                        </w:numPr>
                        <w:rPr>
                          <w:kern w:val="0"/>
                          <w:sz w:val="24"/>
                          <w:szCs w:val="24"/>
                          <w14:ligatures w14:val="none"/>
                        </w:rPr>
                      </w:pPr>
                      <w:r w:rsidRPr="00FC3158">
                        <w:rPr>
                          <w:sz w:val="24"/>
                          <w:szCs w:val="24"/>
                        </w:rPr>
                        <w:t xml:space="preserve">if not, </w:t>
                      </w:r>
                      <w:r w:rsidR="005F35E6">
                        <w:rPr>
                          <w:sz w:val="24"/>
                          <w:szCs w:val="24"/>
                        </w:rPr>
                        <w:t xml:space="preserve">the user will be </w:t>
                      </w:r>
                      <w:r w:rsidRPr="00FC3158">
                        <w:rPr>
                          <w:sz w:val="24"/>
                          <w:szCs w:val="24"/>
                        </w:rPr>
                        <w:t xml:space="preserve">redirected to a support page for assistance. Once the course is confirmed available, the user gets access to its content. </w:t>
                      </w:r>
                    </w:p>
                    <w:p w14:paraId="6F8DDE42" w14:textId="4E8AE399" w:rsidR="00131D9C" w:rsidRPr="00FC3158" w:rsidRDefault="00131D9C" w:rsidP="00C43D13">
                      <w:pPr>
                        <w:pStyle w:val="ListParagraph"/>
                        <w:numPr>
                          <w:ilvl w:val="0"/>
                          <w:numId w:val="57"/>
                        </w:numPr>
                        <w:rPr>
                          <w:kern w:val="0"/>
                          <w:sz w:val="24"/>
                          <w:szCs w:val="24"/>
                          <w14:ligatures w14:val="none"/>
                        </w:rPr>
                      </w:pPr>
                      <w:r w:rsidRPr="00FC3158">
                        <w:rPr>
                          <w:sz w:val="24"/>
                          <w:szCs w:val="24"/>
                        </w:rPr>
                        <w:t>He can then interact with the material, participating in discussions and completing assignments, making the learning experience engaging and inclusive</w:t>
                      </w:r>
                      <w:r>
                        <w:t>.</w:t>
                      </w:r>
                    </w:p>
                  </w:txbxContent>
                </v:textbox>
                <w10:wrap type="through"/>
              </v:rect>
            </w:pict>
          </mc:Fallback>
        </mc:AlternateContent>
      </w:r>
      <w:r>
        <w:rPr>
          <w:noProof/>
        </w:rPr>
        <w:drawing>
          <wp:anchor distT="0" distB="0" distL="114300" distR="114300" simplePos="0" relativeHeight="251682816" behindDoc="0" locked="0" layoutInCell="1" allowOverlap="1" wp14:anchorId="1C653F55" wp14:editId="4A5AFE5E">
            <wp:simplePos x="0" y="0"/>
            <wp:positionH relativeFrom="column">
              <wp:posOffset>3528060</wp:posOffset>
            </wp:positionH>
            <wp:positionV relativeFrom="paragraph">
              <wp:posOffset>185420</wp:posOffset>
            </wp:positionV>
            <wp:extent cx="2990850" cy="5504180"/>
            <wp:effectExtent l="0" t="0" r="0" b="0"/>
            <wp:wrapThrough wrapText="bothSides">
              <wp:wrapPolygon edited="0">
                <wp:start x="688" y="374"/>
                <wp:lineTo x="688" y="2467"/>
                <wp:lineTo x="3852" y="2916"/>
                <wp:lineTo x="7017" y="3140"/>
                <wp:lineTo x="6329" y="3514"/>
                <wp:lineTo x="6329" y="4186"/>
                <wp:lineTo x="8530" y="5308"/>
                <wp:lineTo x="6741" y="5906"/>
                <wp:lineTo x="6329" y="6130"/>
                <wp:lineTo x="6329" y="6878"/>
                <wp:lineTo x="7980" y="7700"/>
                <wp:lineTo x="8668" y="7700"/>
                <wp:lineTo x="7842" y="8896"/>
                <wp:lineTo x="6466" y="9569"/>
                <wp:lineTo x="6466" y="9719"/>
                <wp:lineTo x="7154" y="10092"/>
                <wp:lineTo x="8530" y="11288"/>
                <wp:lineTo x="6329" y="12485"/>
                <wp:lineTo x="6329" y="13232"/>
                <wp:lineTo x="7154" y="13681"/>
                <wp:lineTo x="8668" y="13681"/>
                <wp:lineTo x="8668" y="14877"/>
                <wp:lineTo x="7017" y="14877"/>
                <wp:lineTo x="6329" y="15251"/>
                <wp:lineTo x="6329" y="16073"/>
                <wp:lineTo x="8530" y="17269"/>
                <wp:lineTo x="6879" y="17643"/>
                <wp:lineTo x="6329" y="17942"/>
                <wp:lineTo x="6329" y="18689"/>
                <wp:lineTo x="8255" y="19661"/>
                <wp:lineTo x="8117" y="20857"/>
                <wp:lineTo x="8392" y="21156"/>
                <wp:lineTo x="9631" y="21156"/>
                <wp:lineTo x="9906" y="20857"/>
                <wp:lineTo x="9906" y="19661"/>
                <wp:lineTo x="11694" y="18689"/>
                <wp:lineTo x="11832" y="18091"/>
                <wp:lineTo x="11282" y="17718"/>
                <wp:lineTo x="9631" y="17269"/>
                <wp:lineTo x="11694" y="16073"/>
                <wp:lineTo x="11832" y="15325"/>
                <wp:lineTo x="11006" y="14877"/>
                <wp:lineTo x="9355" y="14877"/>
                <wp:lineTo x="9493" y="13681"/>
                <wp:lineTo x="10869" y="13681"/>
                <wp:lineTo x="11832" y="13157"/>
                <wp:lineTo x="11694" y="12485"/>
                <wp:lineTo x="9493" y="11288"/>
                <wp:lineTo x="12795" y="11288"/>
                <wp:lineTo x="20912" y="10466"/>
                <wp:lineTo x="20637" y="9046"/>
                <wp:lineTo x="20499" y="8896"/>
                <wp:lineTo x="9493" y="7700"/>
                <wp:lineTo x="10181" y="7700"/>
                <wp:lineTo x="11832" y="6803"/>
                <wp:lineTo x="11832" y="6205"/>
                <wp:lineTo x="11282" y="5906"/>
                <wp:lineTo x="9631" y="5308"/>
                <wp:lineTo x="11694" y="4186"/>
                <wp:lineTo x="11832" y="3588"/>
                <wp:lineTo x="11006" y="3140"/>
                <wp:lineTo x="9493" y="2916"/>
                <wp:lineTo x="10043" y="1271"/>
                <wp:lineTo x="9218" y="1047"/>
                <wp:lineTo x="5228" y="374"/>
                <wp:lineTo x="688" y="374"/>
              </wp:wrapPolygon>
            </wp:wrapThrough>
            <wp:docPr id="1364593414" name="Picture 136459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3414" name="Picture 13645934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0850" cy="5504180"/>
                    </a:xfrm>
                    <a:prstGeom prst="rect">
                      <a:avLst/>
                    </a:prstGeom>
                  </pic:spPr>
                </pic:pic>
              </a:graphicData>
            </a:graphic>
          </wp:anchor>
        </w:drawing>
      </w:r>
      <w:r w:rsidR="00586C4E" w:rsidRPr="00586C4E">
        <w:t xml:space="preserve"> </w:t>
      </w:r>
      <w:r w:rsidR="003B4015">
        <w:br w:type="textWrapping" w:clear="all"/>
      </w:r>
    </w:p>
    <w:p w14:paraId="58F19F04" w14:textId="72DD2E10" w:rsidR="00F06251" w:rsidRDefault="00F06251" w:rsidP="51861DD5">
      <w:pPr>
        <w:jc w:val="right"/>
      </w:pPr>
    </w:p>
    <w:p w14:paraId="4750CAFA" w14:textId="77777777" w:rsidR="00F06251" w:rsidRDefault="00F06251" w:rsidP="7F435DBE">
      <w:pPr>
        <w:ind w:left="360"/>
        <w:jc w:val="right"/>
      </w:pPr>
    </w:p>
    <w:p w14:paraId="5008961B" w14:textId="6A9ABC51" w:rsidR="00F06251" w:rsidRDefault="00F06251" w:rsidP="7F435DBE">
      <w:pPr>
        <w:ind w:left="360"/>
        <w:jc w:val="right"/>
      </w:pPr>
    </w:p>
    <w:p w14:paraId="786F2362" w14:textId="3DCF5602" w:rsidR="6CD16607" w:rsidRDefault="6CD16607" w:rsidP="0053E2CB">
      <w:pPr>
        <w:ind w:left="432"/>
        <w:jc w:val="right"/>
      </w:pPr>
    </w:p>
    <w:p w14:paraId="2D5BC5EA" w14:textId="34653C89" w:rsidR="0101E486" w:rsidRDefault="0101E486" w:rsidP="0101E486">
      <w:pPr>
        <w:ind w:left="360"/>
        <w:jc w:val="right"/>
      </w:pPr>
    </w:p>
    <w:p w14:paraId="11A4CA02" w14:textId="39B73607" w:rsidR="0101E486" w:rsidRDefault="0101E486" w:rsidP="000B08D1"/>
    <w:p w14:paraId="4B3AC4B8" w14:textId="2269C6E3" w:rsidR="34FA27C0" w:rsidRDefault="34FA27C0" w:rsidP="42F3A9C1"/>
    <w:p w14:paraId="13CEB579" w14:textId="66C5D88D" w:rsidR="00F12015" w:rsidRDefault="00F12015" w:rsidP="42F3A9C1"/>
    <w:p w14:paraId="74F05851" w14:textId="478E7E50" w:rsidR="0A541084" w:rsidRDefault="00522215" w:rsidP="00D553EA">
      <w:pPr>
        <w:pStyle w:val="Heading3"/>
        <w:numPr>
          <w:ilvl w:val="2"/>
          <w:numId w:val="49"/>
        </w:numPr>
        <w:rPr>
          <w:b w:val="0"/>
          <w:bCs/>
          <w:szCs w:val="28"/>
        </w:rPr>
      </w:pPr>
      <w:bookmarkStart w:id="45" w:name="_Toc157388195"/>
      <w:r>
        <w:rPr>
          <w:noProof/>
        </w:rPr>
        <w:lastRenderedPageBreak/>
        <w:drawing>
          <wp:anchor distT="0" distB="0" distL="114300" distR="114300" simplePos="0" relativeHeight="251606016" behindDoc="0" locked="0" layoutInCell="1" allowOverlap="1" wp14:anchorId="6FE382A1" wp14:editId="63B2A828">
            <wp:simplePos x="0" y="0"/>
            <wp:positionH relativeFrom="margin">
              <wp:posOffset>3931920</wp:posOffset>
            </wp:positionH>
            <wp:positionV relativeFrom="paragraph">
              <wp:posOffset>203835</wp:posOffset>
            </wp:positionV>
            <wp:extent cx="2476500" cy="7058025"/>
            <wp:effectExtent l="0" t="0" r="0" b="0"/>
            <wp:wrapSquare wrapText="bothSides"/>
            <wp:docPr id="319063506" name="Picture 31906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63506" name="Picture 3190635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7058025"/>
                    </a:xfrm>
                    <a:prstGeom prst="rect">
                      <a:avLst/>
                    </a:prstGeom>
                  </pic:spPr>
                </pic:pic>
              </a:graphicData>
            </a:graphic>
            <wp14:sizeRelH relativeFrom="page">
              <wp14:pctWidth>0</wp14:pctWidth>
            </wp14:sizeRelH>
            <wp14:sizeRelV relativeFrom="page">
              <wp14:pctHeight>0</wp14:pctHeight>
            </wp14:sizeRelV>
          </wp:anchor>
        </w:drawing>
      </w:r>
      <w:r w:rsidR="0A541084" w:rsidRPr="775FA167">
        <w:t>Add Course:</w:t>
      </w:r>
      <w:bookmarkEnd w:id="45"/>
    </w:p>
    <w:p w14:paraId="6C7815CE" w14:textId="34BD9675" w:rsidR="775FA167" w:rsidRDefault="775FA167" w:rsidP="1A8AF959">
      <w:pPr>
        <w:jc w:val="right"/>
        <w:rPr>
          <w:sz w:val="24"/>
          <w:szCs w:val="24"/>
        </w:rPr>
      </w:pPr>
    </w:p>
    <w:p w14:paraId="1E07DFAC" w14:textId="6953CBEA" w:rsidR="003E3114" w:rsidRDefault="003E3114" w:rsidP="70549FD2">
      <w:pPr>
        <w:ind w:left="360"/>
      </w:pPr>
    </w:p>
    <w:p w14:paraId="63D643F5" w14:textId="51CA6551" w:rsidR="003E3114" w:rsidRDefault="00AB0478" w:rsidP="70549FD2">
      <w:pPr>
        <w:ind w:left="360"/>
      </w:pPr>
      <w:r>
        <w:rPr>
          <w:noProof/>
        </w:rPr>
        <mc:AlternateContent>
          <mc:Choice Requires="wps">
            <w:drawing>
              <wp:inline distT="0" distB="0" distL="0" distR="0" wp14:anchorId="5C9DB6BB" wp14:editId="297809C3">
                <wp:extent cx="3037840" cy="4061460"/>
                <wp:effectExtent l="0" t="0" r="10160" b="15240"/>
                <wp:docPr id="1822271136" name="Rectangle 1822271136"/>
                <wp:cNvGraphicFramePr/>
                <a:graphic xmlns:a="http://schemas.openxmlformats.org/drawingml/2006/main">
                  <a:graphicData uri="http://schemas.microsoft.com/office/word/2010/wordprocessingShape">
                    <wps:wsp>
                      <wps:cNvSpPr/>
                      <wps:spPr>
                        <a:xfrm>
                          <a:off x="0" y="0"/>
                          <a:ext cx="3037840" cy="4061460"/>
                        </a:xfrm>
                        <a:prstGeom prst="rect">
                          <a:avLst/>
                        </a:prstGeom>
                        <a:solidFill>
                          <a:schemeClr val="lt1"/>
                        </a:solidFill>
                        <a:ln>
                          <a:solidFill>
                            <a:schemeClr val="bg1"/>
                          </a:solidFill>
                        </a:ln>
                      </wps:spPr>
                      <wps:txbx>
                        <w:txbxContent>
                          <w:p w14:paraId="73F12C80" w14:textId="77777777" w:rsidR="00AB0478" w:rsidRPr="00E07706" w:rsidRDefault="00AB0478" w:rsidP="00AB0478">
                            <w:pPr>
                              <w:rPr>
                                <w:kern w:val="0"/>
                                <w:sz w:val="24"/>
                                <w:szCs w:val="24"/>
                                <w14:ligatures w14:val="none"/>
                              </w:rPr>
                            </w:pPr>
                            <w:r w:rsidRPr="00E07706">
                              <w:rPr>
                                <w:sz w:val="24"/>
                                <w:szCs w:val="24"/>
                              </w:rPr>
                              <w:t xml:space="preserve">The course addition process starts with the admin logging into the course management system. The admin then goes to the section where courses can be added and provides necessary details like the course name and description. Clicking on "Add Course" saves this information.                         </w:t>
                            </w:r>
                          </w:p>
                          <w:p w14:paraId="06451F9E" w14:textId="77777777" w:rsidR="00AB0478" w:rsidRDefault="00AB0478" w:rsidP="00AB0478">
                            <w:pPr>
                              <w:rPr>
                                <w:sz w:val="24"/>
                                <w:szCs w:val="24"/>
                              </w:rPr>
                            </w:pPr>
                            <w:r w:rsidRPr="00E07706">
                              <w:rPr>
                                <w:sz w:val="24"/>
                                <w:szCs w:val="24"/>
                              </w:rPr>
                              <w:t xml:space="preserve">The system checks for errors. </w:t>
                            </w:r>
                          </w:p>
                          <w:p w14:paraId="24DAA048" w14:textId="77777777" w:rsidR="00AB0478" w:rsidRDefault="00AB0478" w:rsidP="00C43D13">
                            <w:pPr>
                              <w:pStyle w:val="ListParagraph"/>
                              <w:numPr>
                                <w:ilvl w:val="0"/>
                                <w:numId w:val="56"/>
                              </w:numPr>
                              <w:rPr>
                                <w:sz w:val="24"/>
                                <w:szCs w:val="24"/>
                              </w:rPr>
                            </w:pPr>
                            <w:r w:rsidRPr="0060281E">
                              <w:rPr>
                                <w:sz w:val="24"/>
                                <w:szCs w:val="24"/>
                              </w:rPr>
                              <w:t xml:space="preserve">If there are any, it asks the admin to fix them. </w:t>
                            </w:r>
                          </w:p>
                          <w:p w14:paraId="7243A040" w14:textId="77777777" w:rsidR="00AB0478" w:rsidRDefault="00AB0478" w:rsidP="00C43D13">
                            <w:pPr>
                              <w:pStyle w:val="ListParagraph"/>
                              <w:numPr>
                                <w:ilvl w:val="0"/>
                                <w:numId w:val="56"/>
                              </w:numPr>
                              <w:rPr>
                                <w:sz w:val="24"/>
                                <w:szCs w:val="24"/>
                              </w:rPr>
                            </w:pPr>
                            <w:r w:rsidRPr="0060281E">
                              <w:rPr>
                                <w:sz w:val="24"/>
                                <w:szCs w:val="24"/>
                              </w:rPr>
                              <w:t xml:space="preserve">If everything is error-free, the system stores the course details in the database.    </w:t>
                            </w:r>
                          </w:p>
                          <w:p w14:paraId="2767BD00" w14:textId="77777777" w:rsidR="00AB0478" w:rsidRPr="0060281E" w:rsidRDefault="00AB0478" w:rsidP="00C43D13">
                            <w:pPr>
                              <w:pStyle w:val="ListParagraph"/>
                              <w:numPr>
                                <w:ilvl w:val="0"/>
                                <w:numId w:val="56"/>
                              </w:numPr>
                              <w:rPr>
                                <w:sz w:val="24"/>
                                <w:szCs w:val="24"/>
                              </w:rPr>
                            </w:pPr>
                            <w:r w:rsidRPr="0060281E">
                              <w:rPr>
                                <w:sz w:val="24"/>
                                <w:szCs w:val="24"/>
                              </w:rPr>
                              <w:t xml:space="preserve">The activity concludes with a confirmation message, indicating that the course has been successfully added to the system. </w:t>
                            </w:r>
                          </w:p>
                        </w:txbxContent>
                      </wps:txbx>
                      <wps:bodyPr anchor="t"/>
                    </wps:wsp>
                  </a:graphicData>
                </a:graphic>
              </wp:inline>
            </w:drawing>
          </mc:Choice>
          <mc:Fallback>
            <w:pict>
              <v:rect w14:anchorId="5C9DB6BB" id="Rectangle 1822271136" o:spid="_x0000_s1032" style="width:239.2pt;height:3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" fillcolor="white [3201]" strokecolor="white [3212]">
                <v:textbox>
                  <w:txbxContent>
                    <w:p w14:paraId="73F12C80" w14:textId="77777777" w:rsidR="00AB0478" w:rsidRPr="00E07706" w:rsidRDefault="00AB0478" w:rsidP="00AB0478">
                      <w:pPr>
                        <w:rPr>
                          <w:kern w:val="0"/>
                          <w:sz w:val="24"/>
                          <w:szCs w:val="24"/>
                          <w14:ligatures w14:val="none"/>
                        </w:rPr>
                      </w:pPr>
                      <w:r w:rsidRPr="00E07706">
                        <w:rPr>
                          <w:sz w:val="24"/>
                          <w:szCs w:val="24"/>
                        </w:rPr>
                        <w:t xml:space="preserve">The course addition process starts with the admin logging into the course management system. The admin then goes to the section where courses can be added and provides necessary details like the course name and description. Clicking on "Add Course" saves this information.                         </w:t>
                      </w:r>
                    </w:p>
                    <w:p w14:paraId="06451F9E" w14:textId="77777777" w:rsidR="00AB0478" w:rsidRDefault="00AB0478" w:rsidP="00AB0478">
                      <w:pPr>
                        <w:rPr>
                          <w:sz w:val="24"/>
                          <w:szCs w:val="24"/>
                        </w:rPr>
                      </w:pPr>
                      <w:r w:rsidRPr="00E07706">
                        <w:rPr>
                          <w:sz w:val="24"/>
                          <w:szCs w:val="24"/>
                        </w:rPr>
                        <w:t xml:space="preserve">The system checks for errors. </w:t>
                      </w:r>
                    </w:p>
                    <w:p w14:paraId="24DAA048" w14:textId="77777777" w:rsidR="00AB0478" w:rsidRDefault="00AB0478" w:rsidP="00C43D13">
                      <w:pPr>
                        <w:pStyle w:val="ListParagraph"/>
                        <w:numPr>
                          <w:ilvl w:val="0"/>
                          <w:numId w:val="56"/>
                        </w:numPr>
                        <w:rPr>
                          <w:sz w:val="24"/>
                          <w:szCs w:val="24"/>
                        </w:rPr>
                      </w:pPr>
                      <w:r w:rsidRPr="0060281E">
                        <w:rPr>
                          <w:sz w:val="24"/>
                          <w:szCs w:val="24"/>
                        </w:rPr>
                        <w:t xml:space="preserve">If there are any, it asks the admin to fix them. </w:t>
                      </w:r>
                    </w:p>
                    <w:p w14:paraId="7243A040" w14:textId="77777777" w:rsidR="00AB0478" w:rsidRDefault="00AB0478" w:rsidP="00C43D13">
                      <w:pPr>
                        <w:pStyle w:val="ListParagraph"/>
                        <w:numPr>
                          <w:ilvl w:val="0"/>
                          <w:numId w:val="56"/>
                        </w:numPr>
                        <w:rPr>
                          <w:sz w:val="24"/>
                          <w:szCs w:val="24"/>
                        </w:rPr>
                      </w:pPr>
                      <w:r w:rsidRPr="0060281E">
                        <w:rPr>
                          <w:sz w:val="24"/>
                          <w:szCs w:val="24"/>
                        </w:rPr>
                        <w:t xml:space="preserve">If everything is error-free, the system stores the course details in the database.    </w:t>
                      </w:r>
                    </w:p>
                    <w:p w14:paraId="2767BD00" w14:textId="77777777" w:rsidR="00AB0478" w:rsidRPr="0060281E" w:rsidRDefault="00AB0478" w:rsidP="00C43D13">
                      <w:pPr>
                        <w:pStyle w:val="ListParagraph"/>
                        <w:numPr>
                          <w:ilvl w:val="0"/>
                          <w:numId w:val="56"/>
                        </w:numPr>
                        <w:rPr>
                          <w:sz w:val="24"/>
                          <w:szCs w:val="24"/>
                        </w:rPr>
                      </w:pPr>
                      <w:r w:rsidRPr="0060281E">
                        <w:rPr>
                          <w:sz w:val="24"/>
                          <w:szCs w:val="24"/>
                        </w:rPr>
                        <w:t xml:space="preserve">The activity concludes with a confirmation message, indicating that the course has been successfully added to the system. </w:t>
                      </w:r>
                    </w:p>
                  </w:txbxContent>
                </v:textbox>
                <w10:anchorlock/>
              </v:rect>
            </w:pict>
          </mc:Fallback>
        </mc:AlternateContent>
      </w:r>
    </w:p>
    <w:p w14:paraId="0C2CC292" w14:textId="32CE3C64" w:rsidR="003E3114" w:rsidRDefault="003E3114" w:rsidP="70549FD2">
      <w:pPr>
        <w:ind w:left="360"/>
      </w:pPr>
    </w:p>
    <w:p w14:paraId="496E8BEE" w14:textId="0CC073B9" w:rsidR="003E3114" w:rsidRDefault="003E3114" w:rsidP="70549FD2">
      <w:pPr>
        <w:ind w:left="360"/>
      </w:pPr>
    </w:p>
    <w:p w14:paraId="41FFA3B5" w14:textId="1D25D351" w:rsidR="003E3114" w:rsidRDefault="003E3114" w:rsidP="0C4288C4">
      <w:pPr>
        <w:rPr>
          <w:rFonts w:eastAsiaTheme="minorEastAsia"/>
          <w:b/>
          <w:sz w:val="28"/>
          <w:szCs w:val="28"/>
        </w:rPr>
      </w:pPr>
    </w:p>
    <w:p w14:paraId="1BDDBBCE" w14:textId="7935D72F" w:rsidR="003E3114" w:rsidRDefault="003E3114" w:rsidP="7D6CD895">
      <w:pPr>
        <w:rPr>
          <w:rFonts w:eastAsiaTheme="minorEastAsia"/>
          <w:b/>
          <w:sz w:val="28"/>
          <w:szCs w:val="28"/>
        </w:rPr>
      </w:pPr>
    </w:p>
    <w:p w14:paraId="478F285A" w14:textId="219B952B" w:rsidR="003E3114" w:rsidRDefault="003E3114" w:rsidP="443B3507">
      <w:pPr>
        <w:rPr>
          <w:rFonts w:eastAsiaTheme="minorEastAsia"/>
          <w:b/>
          <w:sz w:val="28"/>
          <w:szCs w:val="28"/>
        </w:rPr>
      </w:pPr>
    </w:p>
    <w:p w14:paraId="57A4D625" w14:textId="5DC1550B" w:rsidR="003E3114" w:rsidRDefault="003E3114" w:rsidP="03C9A5BB">
      <w:pPr>
        <w:rPr>
          <w:rFonts w:eastAsiaTheme="minorEastAsia"/>
          <w:b/>
          <w:sz w:val="28"/>
          <w:szCs w:val="28"/>
        </w:rPr>
      </w:pPr>
    </w:p>
    <w:p w14:paraId="6680D5FF" w14:textId="19AA20CC" w:rsidR="003E3114" w:rsidRDefault="003E3114" w:rsidP="1C830FC2">
      <w:pPr>
        <w:rPr>
          <w:rFonts w:eastAsiaTheme="minorEastAsia"/>
          <w:b/>
          <w:sz w:val="28"/>
          <w:szCs w:val="28"/>
        </w:rPr>
      </w:pPr>
    </w:p>
    <w:p w14:paraId="0CC80930" w14:textId="2ED16AD6" w:rsidR="003E3114" w:rsidRDefault="003E3114" w:rsidP="1C830FC2">
      <w:pPr>
        <w:rPr>
          <w:rFonts w:eastAsiaTheme="minorEastAsia"/>
          <w:b/>
          <w:sz w:val="28"/>
          <w:szCs w:val="28"/>
        </w:rPr>
      </w:pPr>
    </w:p>
    <w:p w14:paraId="762A41FC" w14:textId="24995528" w:rsidR="003E3114" w:rsidRDefault="003E3114" w:rsidP="1C830FC2">
      <w:pPr>
        <w:rPr>
          <w:rFonts w:eastAsiaTheme="minorEastAsia"/>
          <w:b/>
          <w:sz w:val="28"/>
          <w:szCs w:val="28"/>
        </w:rPr>
      </w:pPr>
    </w:p>
    <w:p w14:paraId="6512B4DB" w14:textId="75909621" w:rsidR="0A541084" w:rsidRDefault="0A541084" w:rsidP="691BD20F">
      <w:pPr>
        <w:rPr>
          <w:rFonts w:eastAsiaTheme="minorEastAsia"/>
          <w:b/>
          <w:sz w:val="28"/>
          <w:szCs w:val="28"/>
        </w:rPr>
      </w:pPr>
    </w:p>
    <w:p w14:paraId="722AA2B4" w14:textId="08AF359D" w:rsidR="2BF4F9F4" w:rsidRDefault="37ED9DDD" w:rsidP="00E07706">
      <w:pPr>
        <w:pStyle w:val="Heading3"/>
        <w:numPr>
          <w:ilvl w:val="2"/>
          <w:numId w:val="49"/>
        </w:numPr>
        <w:rPr>
          <w:b w:val="0"/>
          <w:bCs/>
          <w:szCs w:val="28"/>
        </w:rPr>
      </w:pPr>
      <w:bookmarkStart w:id="46" w:name="_Toc157388196"/>
      <w:r w:rsidRPr="6C22C141">
        <w:lastRenderedPageBreak/>
        <w:t xml:space="preserve">Remove </w:t>
      </w:r>
      <w:r w:rsidR="00037D42">
        <w:rPr>
          <w:rFonts w:eastAsiaTheme="minorEastAsia"/>
          <w:szCs w:val="28"/>
        </w:rPr>
        <w:t>C</w:t>
      </w:r>
      <w:r w:rsidR="00D07419" w:rsidRPr="6C22C141">
        <w:rPr>
          <w:rFonts w:eastAsiaTheme="minorEastAsia"/>
          <w:szCs w:val="28"/>
        </w:rPr>
        <w:t>ourses</w:t>
      </w:r>
      <w:bookmarkEnd w:id="46"/>
    </w:p>
    <w:p w14:paraId="1FB15BB2" w14:textId="253B94CB" w:rsidR="37ED9DDD" w:rsidRPr="00E07706" w:rsidRDefault="003E3114" w:rsidP="00CA7B7D">
      <w:pPr>
        <w:rPr>
          <w:rFonts w:eastAsiaTheme="minorEastAsia"/>
          <w:sz w:val="24"/>
          <w:szCs w:val="24"/>
        </w:rPr>
      </w:pPr>
      <w:r w:rsidRPr="00E07706">
        <w:rPr>
          <w:noProof/>
          <w:sz w:val="24"/>
          <w:szCs w:val="24"/>
        </w:rPr>
        <w:drawing>
          <wp:anchor distT="0" distB="0" distL="114300" distR="114300" simplePos="0" relativeHeight="251615232" behindDoc="0" locked="0" layoutInCell="1" allowOverlap="1" wp14:anchorId="236106A7" wp14:editId="7CECBFBA">
            <wp:simplePos x="0" y="0"/>
            <wp:positionH relativeFrom="character">
              <wp:posOffset>3147060</wp:posOffset>
            </wp:positionH>
            <wp:positionV relativeFrom="paragraph">
              <wp:posOffset>0</wp:posOffset>
            </wp:positionV>
            <wp:extent cx="3319896" cy="7019926"/>
            <wp:effectExtent l="0" t="0" r="0" b="9525"/>
            <wp:wrapSquare wrapText="bothSides"/>
            <wp:docPr id="105163342" name="Picture 10516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19896" cy="7019926"/>
                    </a:xfrm>
                    <a:prstGeom prst="rect">
                      <a:avLst/>
                    </a:prstGeom>
                  </pic:spPr>
                </pic:pic>
              </a:graphicData>
            </a:graphic>
          </wp:anchor>
        </w:drawing>
      </w:r>
    </w:p>
    <w:p w14:paraId="5E50FC80" w14:textId="01CC6F81" w:rsidR="775FA167" w:rsidRDefault="00CA7B7D" w:rsidP="775FA167">
      <w:pPr>
        <w:rPr>
          <w:b/>
          <w:bCs/>
          <w:sz w:val="28"/>
          <w:szCs w:val="28"/>
        </w:rPr>
      </w:pPr>
      <w:r>
        <w:rPr>
          <w:b/>
          <w:bCs/>
          <w:noProof/>
          <w:sz w:val="28"/>
          <w:szCs w:val="28"/>
        </w:rPr>
        <mc:AlternateContent>
          <mc:Choice Requires="wps">
            <w:drawing>
              <wp:anchor distT="0" distB="0" distL="114300" distR="114300" simplePos="0" relativeHeight="251669504" behindDoc="0" locked="0" layoutInCell="1" allowOverlap="1" wp14:anchorId="1ADE5FD6" wp14:editId="788125C5">
                <wp:simplePos x="0" y="0"/>
                <wp:positionH relativeFrom="column">
                  <wp:posOffset>167640</wp:posOffset>
                </wp:positionH>
                <wp:positionV relativeFrom="paragraph">
                  <wp:posOffset>200660</wp:posOffset>
                </wp:positionV>
                <wp:extent cx="3261360" cy="3947160"/>
                <wp:effectExtent l="0" t="0" r="15240" b="15240"/>
                <wp:wrapNone/>
                <wp:docPr id="1302643198" name="Text Box 2"/>
                <wp:cNvGraphicFramePr/>
                <a:graphic xmlns:a="http://schemas.openxmlformats.org/drawingml/2006/main">
                  <a:graphicData uri="http://schemas.microsoft.com/office/word/2010/wordprocessingShape">
                    <wps:wsp>
                      <wps:cNvSpPr txBox="1"/>
                      <wps:spPr>
                        <a:xfrm>
                          <a:off x="0" y="0"/>
                          <a:ext cx="3261360" cy="3947160"/>
                        </a:xfrm>
                        <a:prstGeom prst="rect">
                          <a:avLst/>
                        </a:prstGeom>
                        <a:solidFill>
                          <a:schemeClr val="bg1"/>
                        </a:solidFill>
                        <a:ln w="6350">
                          <a:solidFill>
                            <a:schemeClr val="bg1"/>
                          </a:solidFill>
                        </a:ln>
                      </wps:spPr>
                      <wps:txbx>
                        <w:txbxContent>
                          <w:p w14:paraId="69D99F4F" w14:textId="77777777" w:rsidR="00566F70" w:rsidRDefault="00CA7B7D" w:rsidP="00CA7B7D">
                            <w:pPr>
                              <w:rPr>
                                <w:rFonts w:eastAsiaTheme="minorEastAsia"/>
                                <w:sz w:val="24"/>
                                <w:szCs w:val="24"/>
                              </w:rPr>
                            </w:pPr>
                            <w:r>
                              <w:rPr>
                                <w:rFonts w:eastAsiaTheme="minorEastAsia"/>
                                <w:sz w:val="24"/>
                                <w:szCs w:val="24"/>
                              </w:rPr>
                              <w:t>T</w:t>
                            </w:r>
                            <w:r w:rsidRPr="00E07706">
                              <w:rPr>
                                <w:rFonts w:eastAsiaTheme="minorEastAsia"/>
                                <w:sz w:val="24"/>
                                <w:szCs w:val="24"/>
                              </w:rPr>
                              <w:t>he course Remove process starts with the admin logging into the course management system. The admin then goes to the section where courses can be removed and provides necessary details like the course id.</w:t>
                            </w:r>
                          </w:p>
                          <w:p w14:paraId="09F46869" w14:textId="77777777" w:rsidR="00566F70" w:rsidRDefault="00CA7B7D" w:rsidP="00C43D13">
                            <w:pPr>
                              <w:pStyle w:val="ListParagraph"/>
                              <w:numPr>
                                <w:ilvl w:val="0"/>
                                <w:numId w:val="55"/>
                              </w:numPr>
                              <w:rPr>
                                <w:rFonts w:eastAsiaTheme="minorEastAsia"/>
                                <w:sz w:val="24"/>
                                <w:szCs w:val="24"/>
                              </w:rPr>
                            </w:pPr>
                            <w:r w:rsidRPr="00566F70">
                              <w:rPr>
                                <w:rFonts w:eastAsiaTheme="minorEastAsia"/>
                                <w:sz w:val="24"/>
                                <w:szCs w:val="24"/>
                              </w:rPr>
                              <w:t xml:space="preserve"> Clicking on "Delete Course" removes this information. </w:t>
                            </w:r>
                          </w:p>
                          <w:p w14:paraId="06A9400D" w14:textId="77777777" w:rsidR="00566F70" w:rsidRDefault="00CA7B7D" w:rsidP="00C43D13">
                            <w:pPr>
                              <w:pStyle w:val="ListParagraph"/>
                              <w:numPr>
                                <w:ilvl w:val="0"/>
                                <w:numId w:val="55"/>
                              </w:numPr>
                              <w:rPr>
                                <w:rFonts w:eastAsiaTheme="minorEastAsia"/>
                                <w:sz w:val="24"/>
                                <w:szCs w:val="24"/>
                              </w:rPr>
                            </w:pPr>
                            <w:r w:rsidRPr="00566F70">
                              <w:rPr>
                                <w:rFonts w:eastAsiaTheme="minorEastAsia"/>
                                <w:sz w:val="24"/>
                                <w:szCs w:val="24"/>
                              </w:rPr>
                              <w:t>The system checks for errors. If there are any, it asks the admin to fix them.</w:t>
                            </w:r>
                          </w:p>
                          <w:p w14:paraId="094288B1" w14:textId="77777777" w:rsidR="00566F70" w:rsidRDefault="00CA7B7D" w:rsidP="00C43D13">
                            <w:pPr>
                              <w:pStyle w:val="ListParagraph"/>
                              <w:numPr>
                                <w:ilvl w:val="0"/>
                                <w:numId w:val="55"/>
                              </w:numPr>
                              <w:rPr>
                                <w:rFonts w:eastAsiaTheme="minorEastAsia"/>
                                <w:sz w:val="24"/>
                                <w:szCs w:val="24"/>
                              </w:rPr>
                            </w:pPr>
                            <w:r w:rsidRPr="00566F70">
                              <w:rPr>
                                <w:rFonts w:eastAsiaTheme="minorEastAsia"/>
                                <w:sz w:val="24"/>
                                <w:szCs w:val="24"/>
                              </w:rPr>
                              <w:t xml:space="preserve"> If everything is error-free, the system removes the course from the database. </w:t>
                            </w:r>
                          </w:p>
                          <w:p w14:paraId="312C4835" w14:textId="260AD964" w:rsidR="00CA7B7D" w:rsidRPr="00566F70" w:rsidRDefault="00CA7B7D" w:rsidP="00C43D13">
                            <w:pPr>
                              <w:pStyle w:val="ListParagraph"/>
                              <w:numPr>
                                <w:ilvl w:val="0"/>
                                <w:numId w:val="55"/>
                              </w:numPr>
                              <w:rPr>
                                <w:rFonts w:eastAsiaTheme="minorEastAsia"/>
                                <w:sz w:val="24"/>
                                <w:szCs w:val="24"/>
                              </w:rPr>
                            </w:pPr>
                            <w:r w:rsidRPr="00566F70">
                              <w:rPr>
                                <w:rFonts w:eastAsiaTheme="minorEastAsia"/>
                                <w:sz w:val="24"/>
                                <w:szCs w:val="24"/>
                              </w:rPr>
                              <w:t>The activity concludes with a confirmation message, indicating that the course has been removed.</w:t>
                            </w:r>
                          </w:p>
                          <w:p w14:paraId="39EB40C3" w14:textId="77777777" w:rsidR="00CA7B7D" w:rsidRDefault="00CA7B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DE5FD6" id="_x0000_s1033" type="#_x0000_t202" style="position:absolute;margin-left:13.2pt;margin-top:15.8pt;width:256.8pt;height:310.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" fillcolor="white [3212]" strokecolor="white [3212]" strokeweight=".5pt">
                <v:textbox>
                  <w:txbxContent>
                    <w:p w14:paraId="69D99F4F" w14:textId="77777777" w:rsidR="00566F70" w:rsidRDefault="00CA7B7D" w:rsidP="00CA7B7D">
                      <w:pPr>
                        <w:rPr>
                          <w:rFonts w:eastAsiaTheme="minorEastAsia"/>
                          <w:sz w:val="24"/>
                          <w:szCs w:val="24"/>
                        </w:rPr>
                      </w:pPr>
                      <w:r>
                        <w:rPr>
                          <w:rFonts w:eastAsiaTheme="minorEastAsia"/>
                          <w:sz w:val="24"/>
                          <w:szCs w:val="24"/>
                        </w:rPr>
                        <w:t>T</w:t>
                      </w:r>
                      <w:r w:rsidRPr="00E07706">
                        <w:rPr>
                          <w:rFonts w:eastAsiaTheme="minorEastAsia"/>
                          <w:sz w:val="24"/>
                          <w:szCs w:val="24"/>
                        </w:rPr>
                        <w:t>he course Remove process starts with the admin logging into the course management system. The admin then goes to the section where courses can be removed and provides necessary details like the course id.</w:t>
                      </w:r>
                    </w:p>
                    <w:p w14:paraId="09F46869" w14:textId="77777777" w:rsidR="00566F70" w:rsidRDefault="00CA7B7D" w:rsidP="00C43D13">
                      <w:pPr>
                        <w:pStyle w:val="ListParagraph"/>
                        <w:numPr>
                          <w:ilvl w:val="0"/>
                          <w:numId w:val="55"/>
                        </w:numPr>
                        <w:rPr>
                          <w:rFonts w:eastAsiaTheme="minorEastAsia"/>
                          <w:sz w:val="24"/>
                          <w:szCs w:val="24"/>
                        </w:rPr>
                      </w:pPr>
                      <w:r w:rsidRPr="00566F70">
                        <w:rPr>
                          <w:rFonts w:eastAsiaTheme="minorEastAsia"/>
                          <w:sz w:val="24"/>
                          <w:szCs w:val="24"/>
                        </w:rPr>
                        <w:t xml:space="preserve"> Clicking on "Delete Course" removes this information. </w:t>
                      </w:r>
                    </w:p>
                    <w:p w14:paraId="06A9400D" w14:textId="77777777" w:rsidR="00566F70" w:rsidRDefault="00CA7B7D" w:rsidP="00C43D13">
                      <w:pPr>
                        <w:pStyle w:val="ListParagraph"/>
                        <w:numPr>
                          <w:ilvl w:val="0"/>
                          <w:numId w:val="55"/>
                        </w:numPr>
                        <w:rPr>
                          <w:rFonts w:eastAsiaTheme="minorEastAsia"/>
                          <w:sz w:val="24"/>
                          <w:szCs w:val="24"/>
                        </w:rPr>
                      </w:pPr>
                      <w:r w:rsidRPr="00566F70">
                        <w:rPr>
                          <w:rFonts w:eastAsiaTheme="minorEastAsia"/>
                          <w:sz w:val="24"/>
                          <w:szCs w:val="24"/>
                        </w:rPr>
                        <w:t>The system checks for errors. If there are any, it asks the admin to fix them.</w:t>
                      </w:r>
                    </w:p>
                    <w:p w14:paraId="094288B1" w14:textId="77777777" w:rsidR="00566F70" w:rsidRDefault="00CA7B7D" w:rsidP="00C43D13">
                      <w:pPr>
                        <w:pStyle w:val="ListParagraph"/>
                        <w:numPr>
                          <w:ilvl w:val="0"/>
                          <w:numId w:val="55"/>
                        </w:numPr>
                        <w:rPr>
                          <w:rFonts w:eastAsiaTheme="minorEastAsia"/>
                          <w:sz w:val="24"/>
                          <w:szCs w:val="24"/>
                        </w:rPr>
                      </w:pPr>
                      <w:r w:rsidRPr="00566F70">
                        <w:rPr>
                          <w:rFonts w:eastAsiaTheme="minorEastAsia"/>
                          <w:sz w:val="24"/>
                          <w:szCs w:val="24"/>
                        </w:rPr>
                        <w:t xml:space="preserve"> If everything is error-free, the system removes the course from the database. </w:t>
                      </w:r>
                    </w:p>
                    <w:p w14:paraId="312C4835" w14:textId="260AD964" w:rsidR="00CA7B7D" w:rsidRPr="00566F70" w:rsidRDefault="00CA7B7D" w:rsidP="00C43D13">
                      <w:pPr>
                        <w:pStyle w:val="ListParagraph"/>
                        <w:numPr>
                          <w:ilvl w:val="0"/>
                          <w:numId w:val="55"/>
                        </w:numPr>
                        <w:rPr>
                          <w:rFonts w:eastAsiaTheme="minorEastAsia"/>
                          <w:sz w:val="24"/>
                          <w:szCs w:val="24"/>
                        </w:rPr>
                      </w:pPr>
                      <w:r w:rsidRPr="00566F70">
                        <w:rPr>
                          <w:rFonts w:eastAsiaTheme="minorEastAsia"/>
                          <w:sz w:val="24"/>
                          <w:szCs w:val="24"/>
                        </w:rPr>
                        <w:t>The activity concludes with a confirmation message, indicating that the course has been removed.</w:t>
                      </w:r>
                    </w:p>
                    <w:p w14:paraId="39EB40C3" w14:textId="77777777" w:rsidR="00CA7B7D" w:rsidRDefault="00CA7B7D"/>
                  </w:txbxContent>
                </v:textbox>
              </v:shape>
            </w:pict>
          </mc:Fallback>
        </mc:AlternateContent>
      </w:r>
    </w:p>
    <w:p w14:paraId="73AF5E99" w14:textId="77777777" w:rsidR="775FA167" w:rsidRDefault="775FA167" w:rsidP="775FA167">
      <w:pPr>
        <w:rPr>
          <w:b/>
          <w:bCs/>
          <w:sz w:val="28"/>
          <w:szCs w:val="28"/>
        </w:rPr>
      </w:pPr>
    </w:p>
    <w:p w14:paraId="3BD8D3A1" w14:textId="77777777" w:rsidR="00D8608D" w:rsidRDefault="00D8608D" w:rsidP="775FA167">
      <w:pPr>
        <w:rPr>
          <w:b/>
          <w:bCs/>
          <w:sz w:val="28"/>
          <w:szCs w:val="28"/>
        </w:rPr>
      </w:pPr>
    </w:p>
    <w:p w14:paraId="711F16E7" w14:textId="77777777" w:rsidR="00D8608D" w:rsidRDefault="00D8608D" w:rsidP="775FA167">
      <w:pPr>
        <w:rPr>
          <w:b/>
          <w:bCs/>
          <w:sz w:val="28"/>
          <w:szCs w:val="28"/>
        </w:rPr>
      </w:pPr>
    </w:p>
    <w:p w14:paraId="39C61676" w14:textId="77777777" w:rsidR="00D8608D" w:rsidRDefault="00D8608D" w:rsidP="775FA167">
      <w:pPr>
        <w:rPr>
          <w:b/>
          <w:bCs/>
          <w:sz w:val="28"/>
          <w:szCs w:val="28"/>
        </w:rPr>
      </w:pPr>
    </w:p>
    <w:p w14:paraId="03683198" w14:textId="77777777" w:rsidR="00D8608D" w:rsidRDefault="00D8608D" w:rsidP="775FA167">
      <w:pPr>
        <w:rPr>
          <w:b/>
          <w:bCs/>
          <w:sz w:val="28"/>
          <w:szCs w:val="28"/>
        </w:rPr>
      </w:pPr>
    </w:p>
    <w:p w14:paraId="603CAAB3" w14:textId="77777777" w:rsidR="00D8608D" w:rsidRDefault="00D8608D" w:rsidP="775FA167">
      <w:pPr>
        <w:rPr>
          <w:b/>
          <w:bCs/>
          <w:sz w:val="28"/>
          <w:szCs w:val="28"/>
        </w:rPr>
      </w:pPr>
    </w:p>
    <w:p w14:paraId="0F4DDDC4" w14:textId="77777777" w:rsidR="00D8608D" w:rsidRDefault="00D8608D" w:rsidP="775FA167">
      <w:pPr>
        <w:rPr>
          <w:b/>
          <w:bCs/>
          <w:sz w:val="28"/>
          <w:szCs w:val="28"/>
        </w:rPr>
      </w:pPr>
    </w:p>
    <w:p w14:paraId="1D389EEF" w14:textId="77777777" w:rsidR="00D8608D" w:rsidRDefault="00D8608D" w:rsidP="775FA167">
      <w:pPr>
        <w:rPr>
          <w:b/>
          <w:bCs/>
          <w:sz w:val="28"/>
          <w:szCs w:val="28"/>
        </w:rPr>
      </w:pPr>
    </w:p>
    <w:p w14:paraId="52C8B6D9" w14:textId="77777777" w:rsidR="00D8608D" w:rsidRDefault="00D8608D" w:rsidP="775FA167">
      <w:pPr>
        <w:rPr>
          <w:b/>
          <w:bCs/>
          <w:sz w:val="28"/>
          <w:szCs w:val="28"/>
        </w:rPr>
      </w:pPr>
    </w:p>
    <w:p w14:paraId="2D2BF3EF" w14:textId="77777777" w:rsidR="00D8608D" w:rsidRDefault="00D8608D" w:rsidP="775FA167">
      <w:pPr>
        <w:rPr>
          <w:b/>
          <w:bCs/>
          <w:sz w:val="28"/>
          <w:szCs w:val="28"/>
        </w:rPr>
      </w:pPr>
    </w:p>
    <w:p w14:paraId="6C82D238" w14:textId="77777777" w:rsidR="00D8608D" w:rsidRDefault="00D8608D" w:rsidP="775FA167">
      <w:pPr>
        <w:rPr>
          <w:b/>
          <w:bCs/>
          <w:sz w:val="28"/>
          <w:szCs w:val="28"/>
        </w:rPr>
      </w:pPr>
    </w:p>
    <w:p w14:paraId="1388CDBB" w14:textId="77777777" w:rsidR="00D8608D" w:rsidRDefault="00D8608D" w:rsidP="775FA167">
      <w:pPr>
        <w:rPr>
          <w:b/>
          <w:bCs/>
          <w:sz w:val="28"/>
          <w:szCs w:val="28"/>
        </w:rPr>
      </w:pPr>
    </w:p>
    <w:p w14:paraId="4F7B5CA8" w14:textId="77777777" w:rsidR="00D8608D" w:rsidRDefault="00D8608D" w:rsidP="775FA167">
      <w:pPr>
        <w:rPr>
          <w:b/>
          <w:bCs/>
          <w:sz w:val="28"/>
          <w:szCs w:val="28"/>
        </w:rPr>
      </w:pPr>
    </w:p>
    <w:p w14:paraId="4F465EE4" w14:textId="0C269A0F" w:rsidR="00CC3617" w:rsidRPr="00D8608D" w:rsidRDefault="00480D9A" w:rsidP="00E07706">
      <w:pPr>
        <w:pStyle w:val="Heading3"/>
        <w:numPr>
          <w:ilvl w:val="2"/>
          <w:numId w:val="49"/>
        </w:numPr>
        <w:rPr>
          <w:rStyle w:val="Heading3Char"/>
          <w:b/>
        </w:rPr>
      </w:pPr>
      <w:bookmarkStart w:id="47" w:name="_Toc157388197"/>
      <w:r>
        <w:rPr>
          <w:rStyle w:val="Heading3Char"/>
          <w:b/>
        </w:rPr>
        <w:lastRenderedPageBreak/>
        <w:t>M</w:t>
      </w:r>
      <w:r w:rsidR="569B9B27" w:rsidRPr="00D8608D">
        <w:rPr>
          <w:rStyle w:val="Heading3Char"/>
          <w:b/>
        </w:rPr>
        <w:t xml:space="preserve">odify </w:t>
      </w:r>
      <w:r w:rsidR="00037D42">
        <w:rPr>
          <w:rStyle w:val="Heading3Char"/>
          <w:b/>
        </w:rPr>
        <w:t>C</w:t>
      </w:r>
      <w:r w:rsidR="569B9B27" w:rsidRPr="00D8608D">
        <w:rPr>
          <w:rStyle w:val="Heading3Char"/>
          <w:b/>
        </w:rPr>
        <w:t>ourses</w:t>
      </w:r>
      <w:bookmarkEnd w:id="47"/>
      <w:r w:rsidR="569B9B27" w:rsidRPr="00D8608D">
        <w:rPr>
          <w:rStyle w:val="Heading3Char"/>
          <w:b/>
        </w:rPr>
        <w:t xml:space="preserve">   </w:t>
      </w:r>
    </w:p>
    <w:p w14:paraId="57645266" w14:textId="1E96C21E" w:rsidR="007331B9" w:rsidRPr="00E07706" w:rsidRDefault="00CC3617" w:rsidP="0EBEE808">
      <w:pPr>
        <w:rPr>
          <w:rFonts w:eastAsiaTheme="minorEastAsia"/>
          <w:sz w:val="24"/>
          <w:szCs w:val="24"/>
        </w:rPr>
      </w:pPr>
      <w:r w:rsidRPr="00CC3617">
        <w:rPr>
          <w:rStyle w:val="Heading3Char"/>
          <w:noProof/>
        </w:rPr>
        <w:drawing>
          <wp:anchor distT="0" distB="0" distL="114300" distR="114300" simplePos="0" relativeHeight="251637760" behindDoc="0" locked="0" layoutInCell="1" allowOverlap="1" wp14:anchorId="6ABA88CD" wp14:editId="5CE5F13B">
            <wp:simplePos x="0" y="0"/>
            <wp:positionH relativeFrom="character">
              <wp:posOffset>3131820</wp:posOffset>
            </wp:positionH>
            <wp:positionV relativeFrom="paragraph">
              <wp:posOffset>5715</wp:posOffset>
            </wp:positionV>
            <wp:extent cx="3443605" cy="7086600"/>
            <wp:effectExtent l="0" t="0" r="9525" b="0"/>
            <wp:wrapSquare wrapText="bothSides"/>
            <wp:docPr id="70370166" name="Picture 7037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164901"/>
                    <pic:cNvPicPr/>
                  </pic:nvPicPr>
                  <pic:blipFill>
                    <a:blip r:embed="rId26">
                      <a:extLst>
                        <a:ext uri="{28A0092B-C50C-407E-A947-70E740481C1C}">
                          <a14:useLocalDpi xmlns:a14="http://schemas.microsoft.com/office/drawing/2010/main" val="0"/>
                        </a:ext>
                      </a:extLst>
                    </a:blip>
                    <a:stretch>
                      <a:fillRect/>
                    </a:stretch>
                  </pic:blipFill>
                  <pic:spPr>
                    <a:xfrm>
                      <a:off x="0" y="0"/>
                      <a:ext cx="3443605" cy="7086600"/>
                    </a:xfrm>
                    <a:prstGeom prst="rect">
                      <a:avLst/>
                    </a:prstGeom>
                  </pic:spPr>
                </pic:pic>
              </a:graphicData>
            </a:graphic>
          </wp:anchor>
        </w:drawing>
      </w:r>
      <w:r w:rsidR="569B9B27" w:rsidRPr="00CC3617">
        <w:rPr>
          <w:rStyle w:val="Heading3Char"/>
        </w:rPr>
        <w:t xml:space="preserve">                                                                                                                                                 </w:t>
      </w:r>
    </w:p>
    <w:p w14:paraId="784168E9" w14:textId="20E6533E" w:rsidR="007331B9" w:rsidRDefault="00E82515" w:rsidP="26A0ABD6">
      <w:pPr>
        <w:ind w:left="1440"/>
        <w:rPr>
          <w:b/>
          <w:bCs/>
          <w:sz w:val="28"/>
          <w:szCs w:val="28"/>
        </w:rPr>
      </w:pPr>
      <w:r>
        <w:rPr>
          <w:b/>
          <w:bCs/>
          <w:noProof/>
          <w:sz w:val="28"/>
          <w:szCs w:val="28"/>
        </w:rPr>
        <mc:AlternateContent>
          <mc:Choice Requires="wps">
            <w:drawing>
              <wp:anchor distT="0" distB="0" distL="114300" distR="114300" simplePos="0" relativeHeight="251666432" behindDoc="0" locked="0" layoutInCell="1" allowOverlap="1" wp14:anchorId="58BDA147" wp14:editId="1E51323C">
                <wp:simplePos x="0" y="0"/>
                <wp:positionH relativeFrom="column">
                  <wp:posOffset>-83820</wp:posOffset>
                </wp:positionH>
                <wp:positionV relativeFrom="paragraph">
                  <wp:posOffset>269240</wp:posOffset>
                </wp:positionV>
                <wp:extent cx="3733800" cy="3055620"/>
                <wp:effectExtent l="0" t="0" r="19050" b="11430"/>
                <wp:wrapNone/>
                <wp:docPr id="1165915714" name="Text Box 1"/>
                <wp:cNvGraphicFramePr/>
                <a:graphic xmlns:a="http://schemas.openxmlformats.org/drawingml/2006/main">
                  <a:graphicData uri="http://schemas.microsoft.com/office/word/2010/wordprocessingShape">
                    <wps:wsp>
                      <wps:cNvSpPr txBox="1"/>
                      <wps:spPr>
                        <a:xfrm>
                          <a:off x="0" y="0"/>
                          <a:ext cx="3733800" cy="3055620"/>
                        </a:xfrm>
                        <a:prstGeom prst="rect">
                          <a:avLst/>
                        </a:prstGeom>
                        <a:solidFill>
                          <a:schemeClr val="lt1"/>
                        </a:solidFill>
                        <a:ln w="6350">
                          <a:solidFill>
                            <a:schemeClr val="bg1"/>
                          </a:solidFill>
                        </a:ln>
                      </wps:spPr>
                      <wps:txbx>
                        <w:txbxContent>
                          <w:p w14:paraId="0776CDA7" w14:textId="77777777" w:rsidR="00E82515" w:rsidRDefault="00E82515">
                            <w:pPr>
                              <w:rPr>
                                <w:rFonts w:eastAsiaTheme="minorEastAsia"/>
                                <w:sz w:val="24"/>
                                <w:szCs w:val="24"/>
                              </w:rPr>
                            </w:pPr>
                            <w:r w:rsidRPr="00E07706">
                              <w:rPr>
                                <w:rFonts w:eastAsiaTheme="minorEastAsia"/>
                                <w:sz w:val="24"/>
                                <w:szCs w:val="24"/>
                              </w:rPr>
                              <w:t xml:space="preserve">The course modify process starts with the admin logging into the course management system. The admin then goes to the section where courses can be modified and provides necessary details like the course id, name and description. </w:t>
                            </w:r>
                          </w:p>
                          <w:p w14:paraId="41AB8735" w14:textId="77777777" w:rsidR="00E82515" w:rsidRPr="00E82515" w:rsidRDefault="00E82515" w:rsidP="00C43D13">
                            <w:pPr>
                              <w:pStyle w:val="ListParagraph"/>
                              <w:numPr>
                                <w:ilvl w:val="0"/>
                                <w:numId w:val="54"/>
                              </w:numPr>
                            </w:pPr>
                            <w:r w:rsidRPr="00E82515">
                              <w:rPr>
                                <w:rFonts w:eastAsiaTheme="minorEastAsia"/>
                                <w:sz w:val="24"/>
                                <w:szCs w:val="24"/>
                              </w:rPr>
                              <w:t xml:space="preserve">Clicking on "Modify Course" modifies course information. </w:t>
                            </w:r>
                          </w:p>
                          <w:p w14:paraId="5D791E1A" w14:textId="77777777" w:rsidR="00603F61" w:rsidRPr="00603F61" w:rsidRDefault="00E82515" w:rsidP="00C43D13">
                            <w:pPr>
                              <w:pStyle w:val="ListParagraph"/>
                              <w:numPr>
                                <w:ilvl w:val="0"/>
                                <w:numId w:val="54"/>
                              </w:numPr>
                            </w:pPr>
                            <w:r w:rsidRPr="00E82515">
                              <w:rPr>
                                <w:rFonts w:eastAsiaTheme="minorEastAsia"/>
                                <w:sz w:val="24"/>
                                <w:szCs w:val="24"/>
                              </w:rPr>
                              <w:t xml:space="preserve">The system checks for errors. If there are any, it asks the admin to fix them. </w:t>
                            </w:r>
                          </w:p>
                          <w:p w14:paraId="53BA6CEC" w14:textId="77777777" w:rsidR="00597492" w:rsidRPr="00597492" w:rsidRDefault="00E82515" w:rsidP="00C43D13">
                            <w:pPr>
                              <w:pStyle w:val="ListParagraph"/>
                              <w:numPr>
                                <w:ilvl w:val="0"/>
                                <w:numId w:val="54"/>
                              </w:numPr>
                            </w:pPr>
                            <w:r w:rsidRPr="00E82515">
                              <w:rPr>
                                <w:rFonts w:eastAsiaTheme="minorEastAsia"/>
                                <w:sz w:val="24"/>
                                <w:szCs w:val="24"/>
                              </w:rPr>
                              <w:t xml:space="preserve">If everything is error-free, the system modifies the course in the database. </w:t>
                            </w:r>
                          </w:p>
                          <w:p w14:paraId="6548EB89" w14:textId="6690953F" w:rsidR="00E82515" w:rsidRDefault="00E82515" w:rsidP="00C43D13">
                            <w:pPr>
                              <w:pStyle w:val="ListParagraph"/>
                              <w:numPr>
                                <w:ilvl w:val="0"/>
                                <w:numId w:val="54"/>
                              </w:numPr>
                            </w:pPr>
                            <w:r w:rsidRPr="00E82515">
                              <w:rPr>
                                <w:rFonts w:eastAsiaTheme="minorEastAsia"/>
                                <w:sz w:val="24"/>
                                <w:szCs w:val="24"/>
                              </w:rPr>
                              <w:t>The activity concludes with a confirmation message, indicating that the course has been modified.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DA147" id="Text Box 1" o:spid="_x0000_s1034" type="#_x0000_t202" style="position:absolute;left:0;text-align:left;margin-left:-6.6pt;margin-top:21.2pt;width:294pt;height:24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" fillcolor="white [3201]" strokecolor="white [3212]" strokeweight=".5pt">
                <v:textbox>
                  <w:txbxContent>
                    <w:p w14:paraId="0776CDA7" w14:textId="77777777" w:rsidR="00E82515" w:rsidRDefault="00E82515">
                      <w:pPr>
                        <w:rPr>
                          <w:rFonts w:eastAsiaTheme="minorEastAsia"/>
                          <w:sz w:val="24"/>
                          <w:szCs w:val="24"/>
                        </w:rPr>
                      </w:pPr>
                      <w:r w:rsidRPr="00E07706">
                        <w:rPr>
                          <w:rFonts w:eastAsiaTheme="minorEastAsia"/>
                          <w:sz w:val="24"/>
                          <w:szCs w:val="24"/>
                        </w:rPr>
                        <w:t xml:space="preserve">The course modify process starts with the admin logging into the course management system. The admin then goes to the section where courses can be modified and provides necessary details like the course id, name and description. </w:t>
                      </w:r>
                    </w:p>
                    <w:p w14:paraId="41AB8735" w14:textId="77777777" w:rsidR="00E82515" w:rsidRPr="00E82515" w:rsidRDefault="00E82515" w:rsidP="00C43D13">
                      <w:pPr>
                        <w:pStyle w:val="ListParagraph"/>
                        <w:numPr>
                          <w:ilvl w:val="0"/>
                          <w:numId w:val="54"/>
                        </w:numPr>
                      </w:pPr>
                      <w:r w:rsidRPr="00E82515">
                        <w:rPr>
                          <w:rFonts w:eastAsiaTheme="minorEastAsia"/>
                          <w:sz w:val="24"/>
                          <w:szCs w:val="24"/>
                        </w:rPr>
                        <w:t xml:space="preserve">Clicking on "Modify Course" modifies course information. </w:t>
                      </w:r>
                    </w:p>
                    <w:p w14:paraId="5D791E1A" w14:textId="77777777" w:rsidR="00603F61" w:rsidRPr="00603F61" w:rsidRDefault="00E82515" w:rsidP="00C43D13">
                      <w:pPr>
                        <w:pStyle w:val="ListParagraph"/>
                        <w:numPr>
                          <w:ilvl w:val="0"/>
                          <w:numId w:val="54"/>
                        </w:numPr>
                      </w:pPr>
                      <w:r w:rsidRPr="00E82515">
                        <w:rPr>
                          <w:rFonts w:eastAsiaTheme="minorEastAsia"/>
                          <w:sz w:val="24"/>
                          <w:szCs w:val="24"/>
                        </w:rPr>
                        <w:t xml:space="preserve">The system checks for errors. If there are any, it asks the admin to fix them. </w:t>
                      </w:r>
                    </w:p>
                    <w:p w14:paraId="53BA6CEC" w14:textId="77777777" w:rsidR="00597492" w:rsidRPr="00597492" w:rsidRDefault="00E82515" w:rsidP="00C43D13">
                      <w:pPr>
                        <w:pStyle w:val="ListParagraph"/>
                        <w:numPr>
                          <w:ilvl w:val="0"/>
                          <w:numId w:val="54"/>
                        </w:numPr>
                      </w:pPr>
                      <w:r w:rsidRPr="00E82515">
                        <w:rPr>
                          <w:rFonts w:eastAsiaTheme="minorEastAsia"/>
                          <w:sz w:val="24"/>
                          <w:szCs w:val="24"/>
                        </w:rPr>
                        <w:t xml:space="preserve">If everything is error-free, the system modifies the course in the database. </w:t>
                      </w:r>
                    </w:p>
                    <w:p w14:paraId="6548EB89" w14:textId="6690953F" w:rsidR="00E82515" w:rsidRDefault="00E82515" w:rsidP="00C43D13">
                      <w:pPr>
                        <w:pStyle w:val="ListParagraph"/>
                        <w:numPr>
                          <w:ilvl w:val="0"/>
                          <w:numId w:val="54"/>
                        </w:numPr>
                      </w:pPr>
                      <w:r w:rsidRPr="00E82515">
                        <w:rPr>
                          <w:rFonts w:eastAsiaTheme="minorEastAsia"/>
                          <w:sz w:val="24"/>
                          <w:szCs w:val="24"/>
                        </w:rPr>
                        <w:t>The activity concludes with a confirmation message, indicating that the course has been modified.</w:t>
                      </w:r>
                    </w:p>
                  </w:txbxContent>
                </v:textbox>
              </v:shape>
            </w:pict>
          </mc:Fallback>
        </mc:AlternateContent>
      </w:r>
    </w:p>
    <w:p w14:paraId="63E022C9" w14:textId="659BB11B" w:rsidR="007331B9" w:rsidRDefault="007331B9" w:rsidP="00011BC5">
      <w:pPr>
        <w:ind w:left="1710"/>
        <w:rPr>
          <w:b/>
          <w:bCs/>
          <w:sz w:val="28"/>
          <w:szCs w:val="28"/>
        </w:rPr>
      </w:pPr>
    </w:p>
    <w:p w14:paraId="55B47356" w14:textId="77777777" w:rsidR="00A817D1" w:rsidRDefault="7178F26D" w:rsidP="7F42E63B">
      <w:pPr>
        <w:ind w:left="1710"/>
        <w:rPr>
          <w:b/>
          <w:bCs/>
          <w:sz w:val="28"/>
          <w:szCs w:val="28"/>
        </w:rPr>
      </w:pPr>
      <w:r w:rsidRPr="7178F26D">
        <w:rPr>
          <w:b/>
          <w:bCs/>
          <w:sz w:val="28"/>
          <w:szCs w:val="28"/>
        </w:rPr>
        <w:t xml:space="preserve">       </w:t>
      </w:r>
    </w:p>
    <w:p w14:paraId="1A375B53" w14:textId="77777777" w:rsidR="00A817D1" w:rsidRDefault="00A817D1" w:rsidP="7F42E63B">
      <w:pPr>
        <w:ind w:left="1710"/>
        <w:rPr>
          <w:b/>
          <w:bCs/>
          <w:sz w:val="28"/>
          <w:szCs w:val="28"/>
        </w:rPr>
      </w:pPr>
    </w:p>
    <w:p w14:paraId="07E4733E" w14:textId="77777777" w:rsidR="00A817D1" w:rsidRDefault="00A817D1" w:rsidP="7F42E63B">
      <w:pPr>
        <w:ind w:left="1710"/>
        <w:rPr>
          <w:b/>
          <w:bCs/>
          <w:sz w:val="28"/>
          <w:szCs w:val="28"/>
        </w:rPr>
      </w:pPr>
    </w:p>
    <w:p w14:paraId="5B939EBC" w14:textId="77777777" w:rsidR="00A817D1" w:rsidRDefault="00A817D1" w:rsidP="7F42E63B">
      <w:pPr>
        <w:ind w:left="1710"/>
        <w:rPr>
          <w:b/>
          <w:bCs/>
          <w:sz w:val="28"/>
          <w:szCs w:val="28"/>
        </w:rPr>
      </w:pPr>
    </w:p>
    <w:p w14:paraId="56221899" w14:textId="77777777" w:rsidR="00A817D1" w:rsidRDefault="00A817D1" w:rsidP="7F42E63B">
      <w:pPr>
        <w:ind w:left="1710"/>
        <w:rPr>
          <w:b/>
          <w:bCs/>
          <w:sz w:val="28"/>
          <w:szCs w:val="28"/>
        </w:rPr>
      </w:pPr>
    </w:p>
    <w:p w14:paraId="7E509F4E" w14:textId="77777777" w:rsidR="00A817D1" w:rsidRDefault="00A817D1" w:rsidP="7F42E63B">
      <w:pPr>
        <w:ind w:left="1710"/>
        <w:rPr>
          <w:b/>
          <w:bCs/>
          <w:sz w:val="28"/>
          <w:szCs w:val="28"/>
        </w:rPr>
      </w:pPr>
    </w:p>
    <w:p w14:paraId="6E8DA209" w14:textId="77777777" w:rsidR="00A817D1" w:rsidRDefault="00A817D1" w:rsidP="7F42E63B">
      <w:pPr>
        <w:ind w:left="1710"/>
        <w:rPr>
          <w:b/>
          <w:bCs/>
          <w:sz w:val="28"/>
          <w:szCs w:val="28"/>
        </w:rPr>
      </w:pPr>
    </w:p>
    <w:p w14:paraId="4ACCCC8D" w14:textId="77777777" w:rsidR="00A817D1" w:rsidRDefault="00A817D1" w:rsidP="7F42E63B">
      <w:pPr>
        <w:ind w:left="1710"/>
        <w:rPr>
          <w:b/>
          <w:bCs/>
          <w:sz w:val="28"/>
          <w:szCs w:val="28"/>
        </w:rPr>
      </w:pPr>
    </w:p>
    <w:p w14:paraId="2308F2E0" w14:textId="77777777" w:rsidR="00A817D1" w:rsidRDefault="00A817D1" w:rsidP="7F42E63B">
      <w:pPr>
        <w:ind w:left="1710"/>
        <w:rPr>
          <w:b/>
          <w:bCs/>
          <w:sz w:val="28"/>
          <w:szCs w:val="28"/>
        </w:rPr>
      </w:pPr>
    </w:p>
    <w:p w14:paraId="058D3E4F" w14:textId="77777777" w:rsidR="00A817D1" w:rsidRDefault="00A817D1" w:rsidP="7F42E63B">
      <w:pPr>
        <w:ind w:left="1710"/>
        <w:rPr>
          <w:b/>
          <w:bCs/>
          <w:sz w:val="28"/>
          <w:szCs w:val="28"/>
        </w:rPr>
      </w:pPr>
    </w:p>
    <w:p w14:paraId="267BD1A4" w14:textId="295A3AC4" w:rsidR="00AD4E19" w:rsidRDefault="7178F26D" w:rsidP="7F42E63B">
      <w:pPr>
        <w:ind w:left="1710"/>
        <w:rPr>
          <w:b/>
          <w:bCs/>
          <w:sz w:val="28"/>
          <w:szCs w:val="28"/>
        </w:rPr>
      </w:pPr>
      <w:r w:rsidRPr="7178F26D">
        <w:rPr>
          <w:b/>
          <w:bCs/>
          <w:sz w:val="28"/>
          <w:szCs w:val="28"/>
        </w:rPr>
        <w:t xml:space="preserve">                                                                                                                   </w:t>
      </w:r>
    </w:p>
    <w:p w14:paraId="1051EAFE" w14:textId="77777777" w:rsidR="005A36AD" w:rsidRDefault="005A36AD" w:rsidP="00E31EBD">
      <w:pPr>
        <w:ind w:left="1710"/>
        <w:rPr>
          <w:b/>
          <w:bCs/>
          <w:sz w:val="28"/>
          <w:szCs w:val="28"/>
        </w:rPr>
      </w:pPr>
    </w:p>
    <w:p w14:paraId="68680859" w14:textId="77777777" w:rsidR="005A36AD" w:rsidRDefault="005A36AD" w:rsidP="00E31EBD">
      <w:pPr>
        <w:ind w:left="1710"/>
        <w:rPr>
          <w:b/>
          <w:bCs/>
          <w:sz w:val="28"/>
          <w:szCs w:val="28"/>
        </w:rPr>
      </w:pPr>
    </w:p>
    <w:p w14:paraId="184CCAA4" w14:textId="77777777" w:rsidR="005A36AD" w:rsidRDefault="005A36AD" w:rsidP="00E31EBD">
      <w:pPr>
        <w:ind w:left="1710"/>
        <w:rPr>
          <w:b/>
          <w:bCs/>
          <w:sz w:val="28"/>
          <w:szCs w:val="28"/>
        </w:rPr>
      </w:pPr>
    </w:p>
    <w:p w14:paraId="7ACCD88C" w14:textId="77777777" w:rsidR="005A36AD" w:rsidRDefault="005A36AD" w:rsidP="00E31EBD">
      <w:pPr>
        <w:ind w:left="1710"/>
        <w:rPr>
          <w:b/>
          <w:bCs/>
          <w:sz w:val="28"/>
          <w:szCs w:val="28"/>
        </w:rPr>
      </w:pPr>
    </w:p>
    <w:p w14:paraId="51A62B29" w14:textId="77777777" w:rsidR="005A36AD" w:rsidRDefault="005A36AD" w:rsidP="00E31EBD">
      <w:pPr>
        <w:ind w:left="1710"/>
        <w:rPr>
          <w:b/>
          <w:bCs/>
          <w:sz w:val="28"/>
          <w:szCs w:val="28"/>
        </w:rPr>
      </w:pPr>
    </w:p>
    <w:p w14:paraId="214D6338" w14:textId="77777777" w:rsidR="005A36AD" w:rsidRDefault="005A36AD" w:rsidP="00E31EBD">
      <w:pPr>
        <w:ind w:left="1710"/>
        <w:rPr>
          <w:b/>
          <w:bCs/>
          <w:sz w:val="28"/>
          <w:szCs w:val="28"/>
        </w:rPr>
      </w:pPr>
    </w:p>
    <w:p w14:paraId="3D212606" w14:textId="77777777" w:rsidR="005A36AD" w:rsidRDefault="005A36AD" w:rsidP="00E31EBD">
      <w:pPr>
        <w:ind w:left="1710"/>
        <w:rPr>
          <w:b/>
          <w:bCs/>
          <w:sz w:val="28"/>
          <w:szCs w:val="28"/>
        </w:rPr>
      </w:pPr>
    </w:p>
    <w:p w14:paraId="7D8511F5" w14:textId="30E43063" w:rsidR="00292639" w:rsidRDefault="7178F26D" w:rsidP="00E31EBD">
      <w:pPr>
        <w:ind w:left="1710"/>
        <w:rPr>
          <w:b/>
          <w:bCs/>
          <w:sz w:val="28"/>
          <w:szCs w:val="28"/>
        </w:rPr>
      </w:pPr>
      <w:r w:rsidRPr="7178F26D">
        <w:rPr>
          <w:b/>
          <w:bCs/>
          <w:sz w:val="28"/>
          <w:szCs w:val="28"/>
        </w:rPr>
        <w:t xml:space="preserve">                         </w:t>
      </w:r>
      <w:r w:rsidR="449691CC" w:rsidRPr="449691CC">
        <w:rPr>
          <w:b/>
          <w:bCs/>
          <w:sz w:val="28"/>
          <w:szCs w:val="28"/>
        </w:rPr>
        <w:t xml:space="preserve">                                                                                    </w:t>
      </w:r>
    </w:p>
    <w:p w14:paraId="56E29C2C" w14:textId="543E3502" w:rsidR="00292639" w:rsidRDefault="00292639" w:rsidP="00C951C9">
      <w:pPr>
        <w:ind w:firstLine="720"/>
        <w:rPr>
          <w:b/>
          <w:bCs/>
          <w:sz w:val="28"/>
          <w:szCs w:val="28"/>
        </w:rPr>
      </w:pPr>
    </w:p>
    <w:p w14:paraId="561FD912" w14:textId="2A13DAF7" w:rsidR="006543FF" w:rsidRDefault="00287BF9" w:rsidP="00E07706">
      <w:pPr>
        <w:pStyle w:val="Heading3"/>
        <w:numPr>
          <w:ilvl w:val="2"/>
          <w:numId w:val="49"/>
        </w:numPr>
      </w:pPr>
      <w:r>
        <w:lastRenderedPageBreak/>
        <w:t xml:space="preserve"> </w:t>
      </w:r>
      <w:bookmarkStart w:id="48" w:name="_Toc157388198"/>
      <w:r w:rsidR="001464A2" w:rsidRPr="00C951C9">
        <w:t>Chat</w:t>
      </w:r>
      <w:r w:rsidR="001464A2" w:rsidRPr="00464189">
        <w:t>bot</w:t>
      </w:r>
      <w:bookmarkEnd w:id="48"/>
    </w:p>
    <w:p w14:paraId="708C54A2" w14:textId="7AEF75DC" w:rsidR="007C4D36" w:rsidRDefault="00EE2132" w:rsidP="00C951C9">
      <w:pPr>
        <w:ind w:firstLine="720"/>
      </w:pPr>
      <w:r w:rsidRPr="00C951C9">
        <w:rPr>
          <w:b/>
          <w:bCs/>
          <w:noProof/>
          <w:sz w:val="28"/>
          <w:szCs w:val="28"/>
        </w:rPr>
        <mc:AlternateContent>
          <mc:Choice Requires="wps">
            <w:drawing>
              <wp:anchor distT="0" distB="0" distL="114300" distR="114300" simplePos="0" relativeHeight="251609088" behindDoc="0" locked="0" layoutInCell="1" allowOverlap="1" wp14:anchorId="73BE2988" wp14:editId="05B89530">
                <wp:simplePos x="0" y="0"/>
                <wp:positionH relativeFrom="column">
                  <wp:posOffset>-411480</wp:posOffset>
                </wp:positionH>
                <wp:positionV relativeFrom="paragraph">
                  <wp:posOffset>252095</wp:posOffset>
                </wp:positionV>
                <wp:extent cx="4259580" cy="7439378"/>
                <wp:effectExtent l="0" t="0" r="26670" b="28575"/>
                <wp:wrapNone/>
                <wp:docPr id="1904663723" name="Text Box 1904663723"/>
                <wp:cNvGraphicFramePr/>
                <a:graphic xmlns:a="http://schemas.openxmlformats.org/drawingml/2006/main">
                  <a:graphicData uri="http://schemas.microsoft.com/office/word/2010/wordprocessingShape">
                    <wps:wsp>
                      <wps:cNvSpPr txBox="1"/>
                      <wps:spPr>
                        <a:xfrm>
                          <a:off x="0" y="0"/>
                          <a:ext cx="4259580" cy="7439378"/>
                        </a:xfrm>
                        <a:prstGeom prst="rect">
                          <a:avLst/>
                        </a:prstGeom>
                        <a:solidFill>
                          <a:schemeClr val="bg1"/>
                        </a:solidFill>
                        <a:ln w="6350">
                          <a:solidFill>
                            <a:schemeClr val="bg1"/>
                          </a:solidFill>
                        </a:ln>
                      </wps:spPr>
                      <wps:txbx>
                        <w:txbxContent>
                          <w:p w14:paraId="16045C24" w14:textId="63309B24" w:rsidR="002E4DD6" w:rsidRPr="00D553EA" w:rsidRDefault="002E4DD6" w:rsidP="001808C1">
                            <w:pPr>
                              <w:pStyle w:val="ListParagraph"/>
                              <w:numPr>
                                <w:ilvl w:val="0"/>
                                <w:numId w:val="52"/>
                              </w:numPr>
                              <w:rPr>
                                <w:b/>
                                <w:bCs/>
                                <w:sz w:val="24"/>
                                <w:szCs w:val="24"/>
                              </w:rPr>
                            </w:pPr>
                            <w:r w:rsidRPr="001808C1">
                              <w:rPr>
                                <w:b/>
                                <w:bCs/>
                                <w:sz w:val="24"/>
                                <w:szCs w:val="24"/>
                              </w:rPr>
                              <w:t>User Interaction:</w:t>
                            </w:r>
                          </w:p>
                          <w:p w14:paraId="404F8694" w14:textId="77777777" w:rsidR="002E4DD6" w:rsidRDefault="002E4DD6" w:rsidP="00B80EEA">
                            <w:pPr>
                              <w:ind w:left="720"/>
                              <w:rPr>
                                <w:rFonts w:asciiTheme="majorBidi" w:hAnsiTheme="majorBidi" w:cstheme="majorBidi"/>
                                <w:sz w:val="24"/>
                                <w:szCs w:val="24"/>
                                <w:rtl/>
                              </w:rPr>
                            </w:pPr>
                            <w:r w:rsidRPr="00D553EA">
                              <w:rPr>
                                <w:rFonts w:asciiTheme="majorBidi" w:hAnsiTheme="majorBidi" w:cstheme="majorBidi"/>
                                <w:sz w:val="24"/>
                                <w:szCs w:val="24"/>
                              </w:rPr>
                              <w:t>The chatbot interacts with users through a chat interface embedded on the website. Users can type messages or questions, and the chatbot responds with relevant information or actions.</w:t>
                            </w:r>
                          </w:p>
                          <w:p w14:paraId="45EE3891" w14:textId="1A9B0944" w:rsidR="002E4DD6" w:rsidRPr="00B80EEA" w:rsidRDefault="00B80EEA" w:rsidP="00C43D13">
                            <w:pPr>
                              <w:pStyle w:val="ListParagraph"/>
                              <w:numPr>
                                <w:ilvl w:val="0"/>
                                <w:numId w:val="52"/>
                              </w:numPr>
                              <w:rPr>
                                <w:rFonts w:asciiTheme="majorBidi" w:hAnsiTheme="majorBidi" w:cstheme="majorBidi"/>
                                <w:sz w:val="24"/>
                                <w:szCs w:val="24"/>
                              </w:rPr>
                            </w:pPr>
                            <w:r w:rsidRPr="00D553EA">
                              <w:rPr>
                                <w:b/>
                                <w:bCs/>
                                <w:sz w:val="24"/>
                                <w:szCs w:val="24"/>
                              </w:rPr>
                              <w:t>Task Assistance:</w:t>
                            </w:r>
                          </w:p>
                          <w:p w14:paraId="001849CE" w14:textId="0839BD52" w:rsidR="00CE0BD8" w:rsidRPr="00CE0BD8" w:rsidRDefault="001C7307" w:rsidP="00CE0BD8">
                            <w:pPr>
                              <w:ind w:left="720"/>
                              <w:rPr>
                                <w:sz w:val="24"/>
                                <w:szCs w:val="24"/>
                              </w:rPr>
                            </w:pPr>
                            <w:r w:rsidRPr="00CE0BD8">
                              <w:rPr>
                                <w:sz w:val="24"/>
                                <w:szCs w:val="24"/>
                              </w:rPr>
                              <w:t>This</w:t>
                            </w:r>
                            <w:r w:rsidR="002E4DD6" w:rsidRPr="00CE0BD8">
                              <w:rPr>
                                <w:sz w:val="24"/>
                                <w:szCs w:val="24"/>
                              </w:rPr>
                              <w:t xml:space="preserve"> chatbot are designed to assist users in completing specific tasks, such as </w:t>
                            </w:r>
                            <w:r w:rsidR="00E0242B" w:rsidRPr="00CE0BD8">
                              <w:rPr>
                                <w:sz w:val="24"/>
                                <w:szCs w:val="24"/>
                              </w:rPr>
                              <w:t xml:space="preserve">answer </w:t>
                            </w:r>
                            <w:r w:rsidR="005935FA" w:rsidRPr="00CE0BD8">
                              <w:rPr>
                                <w:sz w:val="24"/>
                                <w:szCs w:val="24"/>
                              </w:rPr>
                              <w:t xml:space="preserve">about new courses or </w:t>
                            </w:r>
                            <w:r w:rsidR="0051322F" w:rsidRPr="00CE0BD8">
                              <w:rPr>
                                <w:sz w:val="24"/>
                                <w:szCs w:val="24"/>
                              </w:rPr>
                              <w:t xml:space="preserve">how to use the </w:t>
                            </w:r>
                            <w:r w:rsidR="00CE0BD8" w:rsidRPr="00CE0BD8">
                              <w:rPr>
                                <w:sz w:val="24"/>
                                <w:szCs w:val="24"/>
                              </w:rPr>
                              <w:t>website.</w:t>
                            </w:r>
                            <w:r w:rsidR="0051322F" w:rsidRPr="00CE0BD8">
                              <w:rPr>
                                <w:sz w:val="24"/>
                                <w:szCs w:val="24"/>
                              </w:rPr>
                              <w:t xml:space="preserve"> </w:t>
                            </w:r>
                          </w:p>
                          <w:p w14:paraId="4A2F962E" w14:textId="77777777" w:rsidR="00CE0BD8" w:rsidRDefault="00FB28C4" w:rsidP="00C43D13">
                            <w:pPr>
                              <w:pStyle w:val="ListParagraph"/>
                              <w:numPr>
                                <w:ilvl w:val="0"/>
                                <w:numId w:val="53"/>
                              </w:numPr>
                              <w:rPr>
                                <w:sz w:val="24"/>
                                <w:szCs w:val="24"/>
                              </w:rPr>
                            </w:pPr>
                            <w:r w:rsidRPr="005E2AAD">
                              <w:rPr>
                                <w:sz w:val="24"/>
                                <w:szCs w:val="24"/>
                              </w:rPr>
                              <w:t xml:space="preserve">If </w:t>
                            </w:r>
                            <w:r w:rsidR="009554BE" w:rsidRPr="005E2AAD">
                              <w:rPr>
                                <w:sz w:val="24"/>
                                <w:szCs w:val="24"/>
                              </w:rPr>
                              <w:t xml:space="preserve">the user </w:t>
                            </w:r>
                            <w:r w:rsidR="00726326" w:rsidRPr="005E2AAD">
                              <w:rPr>
                                <w:sz w:val="24"/>
                                <w:szCs w:val="24"/>
                              </w:rPr>
                              <w:t>needs</w:t>
                            </w:r>
                            <w:r w:rsidR="005D46A8" w:rsidRPr="005E2AAD">
                              <w:rPr>
                                <w:sz w:val="24"/>
                                <w:szCs w:val="24"/>
                              </w:rPr>
                              <w:t xml:space="preserve"> more info</w:t>
                            </w:r>
                            <w:r w:rsidR="005472FA" w:rsidRPr="005E2AAD">
                              <w:rPr>
                                <w:sz w:val="24"/>
                                <w:szCs w:val="24"/>
                              </w:rPr>
                              <w:t>,</w:t>
                            </w:r>
                            <w:r w:rsidR="005D46A8" w:rsidRPr="005E2AAD">
                              <w:rPr>
                                <w:sz w:val="24"/>
                                <w:szCs w:val="24"/>
                              </w:rPr>
                              <w:t xml:space="preserve"> </w:t>
                            </w:r>
                            <w:r w:rsidR="00E74565" w:rsidRPr="005E2AAD">
                              <w:rPr>
                                <w:sz w:val="24"/>
                                <w:szCs w:val="24"/>
                              </w:rPr>
                              <w:t xml:space="preserve">he can go </w:t>
                            </w:r>
                            <w:r w:rsidR="00CE0BD8">
                              <w:rPr>
                                <w:sz w:val="24"/>
                                <w:szCs w:val="24"/>
                              </w:rPr>
                              <w:t xml:space="preserve">to </w:t>
                            </w:r>
                            <w:r w:rsidR="00E74565" w:rsidRPr="005E2AAD">
                              <w:rPr>
                                <w:sz w:val="24"/>
                                <w:szCs w:val="24"/>
                              </w:rPr>
                              <w:t>the admin</w:t>
                            </w:r>
                            <w:r w:rsidR="002B25D9" w:rsidRPr="005E2AAD">
                              <w:rPr>
                                <w:sz w:val="24"/>
                                <w:szCs w:val="24"/>
                              </w:rPr>
                              <w:t xml:space="preserve"> email </w:t>
                            </w:r>
                            <w:r w:rsidR="00556E19" w:rsidRPr="005E2AAD">
                              <w:rPr>
                                <w:sz w:val="24"/>
                                <w:szCs w:val="24"/>
                              </w:rPr>
                              <w:t xml:space="preserve">and ask him </w:t>
                            </w:r>
                            <w:r w:rsidR="00726326" w:rsidRPr="005E2AAD">
                              <w:rPr>
                                <w:sz w:val="24"/>
                                <w:szCs w:val="24"/>
                              </w:rPr>
                              <w:t>everything</w:t>
                            </w:r>
                            <w:r w:rsidR="00556E19" w:rsidRPr="005E2AAD">
                              <w:rPr>
                                <w:sz w:val="24"/>
                                <w:szCs w:val="24"/>
                              </w:rPr>
                              <w:t xml:space="preserve"> he want</w:t>
                            </w:r>
                            <w:r w:rsidR="00CE0BD8">
                              <w:rPr>
                                <w:sz w:val="24"/>
                                <w:szCs w:val="24"/>
                              </w:rPr>
                              <w:t>s</w:t>
                            </w:r>
                            <w:r w:rsidR="00556E19" w:rsidRPr="005E2AAD">
                              <w:rPr>
                                <w:sz w:val="24"/>
                                <w:szCs w:val="24"/>
                              </w:rPr>
                              <w:t>.</w:t>
                            </w:r>
                          </w:p>
                          <w:p w14:paraId="478164BE" w14:textId="0CE50CFA" w:rsidR="009133D5" w:rsidRPr="00CE0BD8" w:rsidRDefault="004701F9" w:rsidP="00C43D13">
                            <w:pPr>
                              <w:pStyle w:val="ListParagraph"/>
                              <w:numPr>
                                <w:ilvl w:val="0"/>
                                <w:numId w:val="53"/>
                              </w:numPr>
                              <w:rPr>
                                <w:sz w:val="24"/>
                                <w:szCs w:val="24"/>
                              </w:rPr>
                            </w:pPr>
                            <w:r w:rsidRPr="005E2AAD">
                              <w:rPr>
                                <w:sz w:val="24"/>
                                <w:szCs w:val="24"/>
                              </w:rPr>
                              <w:t xml:space="preserve"> </w:t>
                            </w:r>
                            <w:r w:rsidR="001C7307" w:rsidRPr="005E2AAD">
                              <w:rPr>
                                <w:sz w:val="24"/>
                                <w:szCs w:val="24"/>
                              </w:rPr>
                              <w:t>This</w:t>
                            </w:r>
                            <w:r w:rsidR="002E4DD6" w:rsidRPr="005E2AAD">
                              <w:rPr>
                                <w:sz w:val="24"/>
                                <w:szCs w:val="24"/>
                              </w:rPr>
                              <w:t xml:space="preserve"> chatbot are designed to assist users in completing specific tasks, such as </w:t>
                            </w:r>
                            <w:r w:rsidR="00E0242B" w:rsidRPr="005E2AAD">
                              <w:rPr>
                                <w:sz w:val="24"/>
                                <w:szCs w:val="24"/>
                              </w:rPr>
                              <w:t xml:space="preserve">answer </w:t>
                            </w:r>
                            <w:r w:rsidR="005935FA" w:rsidRPr="005E2AAD">
                              <w:rPr>
                                <w:sz w:val="24"/>
                                <w:szCs w:val="24"/>
                              </w:rPr>
                              <w:t xml:space="preserve">about new courses or </w:t>
                            </w:r>
                            <w:r w:rsidR="0051322F" w:rsidRPr="005E2AAD">
                              <w:rPr>
                                <w:sz w:val="24"/>
                                <w:szCs w:val="24"/>
                              </w:rPr>
                              <w:t>how to use the website</w:t>
                            </w:r>
                            <w:r w:rsidR="005E2AAD">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E2988" id="Text Box 1904663723" o:spid="_x0000_s1035" type="#_x0000_t202" style="position:absolute;left:0;text-align:left;margin-left:-32.4pt;margin-top:19.85pt;width:335.4pt;height:585.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" fillcolor="white [3212]" strokecolor="white [3212]" strokeweight=".5pt">
                <v:textbox>
                  <w:txbxContent>
                    <w:p w14:paraId="16045C24" w14:textId="63309B24" w:rsidR="002E4DD6" w:rsidRPr="00D553EA" w:rsidRDefault="002E4DD6" w:rsidP="001808C1">
                      <w:pPr>
                        <w:pStyle w:val="ListParagraph"/>
                        <w:numPr>
                          <w:ilvl w:val="0"/>
                          <w:numId w:val="52"/>
                        </w:numPr>
                        <w:rPr>
                          <w:b/>
                          <w:bCs/>
                          <w:sz w:val="24"/>
                          <w:szCs w:val="24"/>
                        </w:rPr>
                      </w:pPr>
                      <w:r w:rsidRPr="001808C1">
                        <w:rPr>
                          <w:b/>
                          <w:bCs/>
                          <w:sz w:val="24"/>
                          <w:szCs w:val="24"/>
                        </w:rPr>
                        <w:t>User Interaction:</w:t>
                      </w:r>
                    </w:p>
                    <w:p w14:paraId="404F8694" w14:textId="77777777" w:rsidR="002E4DD6" w:rsidRDefault="002E4DD6" w:rsidP="00B80EEA">
                      <w:pPr>
                        <w:ind w:left="720"/>
                        <w:rPr>
                          <w:rFonts w:asciiTheme="majorBidi" w:hAnsiTheme="majorBidi" w:cstheme="majorBidi"/>
                          <w:sz w:val="24"/>
                          <w:szCs w:val="24"/>
                          <w:rtl/>
                        </w:rPr>
                      </w:pPr>
                      <w:r w:rsidRPr="00D553EA">
                        <w:rPr>
                          <w:rFonts w:asciiTheme="majorBidi" w:hAnsiTheme="majorBidi" w:cstheme="majorBidi"/>
                          <w:sz w:val="24"/>
                          <w:szCs w:val="24"/>
                        </w:rPr>
                        <w:t>The chatbot interacts with users through a chat interface embedded on the website. Users can type messages or questions, and the chatbot responds with relevant information or actions.</w:t>
                      </w:r>
                    </w:p>
                    <w:p w14:paraId="45EE3891" w14:textId="1A9B0944" w:rsidR="002E4DD6" w:rsidRPr="00B80EEA" w:rsidRDefault="00B80EEA" w:rsidP="00C43D13">
                      <w:pPr>
                        <w:pStyle w:val="ListParagraph"/>
                        <w:numPr>
                          <w:ilvl w:val="0"/>
                          <w:numId w:val="52"/>
                        </w:numPr>
                        <w:rPr>
                          <w:rFonts w:asciiTheme="majorBidi" w:hAnsiTheme="majorBidi" w:cstheme="majorBidi"/>
                          <w:sz w:val="24"/>
                          <w:szCs w:val="24"/>
                        </w:rPr>
                      </w:pPr>
                      <w:r w:rsidRPr="00D553EA">
                        <w:rPr>
                          <w:b/>
                          <w:bCs/>
                          <w:sz w:val="24"/>
                          <w:szCs w:val="24"/>
                        </w:rPr>
                        <w:t>Task Assistance:</w:t>
                      </w:r>
                    </w:p>
                    <w:p w14:paraId="001849CE" w14:textId="0839BD52" w:rsidR="00CE0BD8" w:rsidRPr="00CE0BD8" w:rsidRDefault="001C7307" w:rsidP="00CE0BD8">
                      <w:pPr>
                        <w:ind w:left="720"/>
                        <w:rPr>
                          <w:sz w:val="24"/>
                          <w:szCs w:val="24"/>
                        </w:rPr>
                      </w:pPr>
                      <w:r w:rsidRPr="00CE0BD8">
                        <w:rPr>
                          <w:sz w:val="24"/>
                          <w:szCs w:val="24"/>
                        </w:rPr>
                        <w:t>This</w:t>
                      </w:r>
                      <w:r w:rsidR="002E4DD6" w:rsidRPr="00CE0BD8">
                        <w:rPr>
                          <w:sz w:val="24"/>
                          <w:szCs w:val="24"/>
                        </w:rPr>
                        <w:t xml:space="preserve"> chatbot are designed to assist users in completing specific tasks, such as </w:t>
                      </w:r>
                      <w:r w:rsidR="00E0242B" w:rsidRPr="00CE0BD8">
                        <w:rPr>
                          <w:sz w:val="24"/>
                          <w:szCs w:val="24"/>
                        </w:rPr>
                        <w:t xml:space="preserve">answer </w:t>
                      </w:r>
                      <w:r w:rsidR="005935FA" w:rsidRPr="00CE0BD8">
                        <w:rPr>
                          <w:sz w:val="24"/>
                          <w:szCs w:val="24"/>
                        </w:rPr>
                        <w:t xml:space="preserve">about new courses or </w:t>
                      </w:r>
                      <w:r w:rsidR="0051322F" w:rsidRPr="00CE0BD8">
                        <w:rPr>
                          <w:sz w:val="24"/>
                          <w:szCs w:val="24"/>
                        </w:rPr>
                        <w:t xml:space="preserve">how to use the </w:t>
                      </w:r>
                      <w:r w:rsidR="00CE0BD8" w:rsidRPr="00CE0BD8">
                        <w:rPr>
                          <w:sz w:val="24"/>
                          <w:szCs w:val="24"/>
                        </w:rPr>
                        <w:t>website.</w:t>
                      </w:r>
                      <w:r w:rsidR="0051322F" w:rsidRPr="00CE0BD8">
                        <w:rPr>
                          <w:sz w:val="24"/>
                          <w:szCs w:val="24"/>
                        </w:rPr>
                        <w:t xml:space="preserve"> </w:t>
                      </w:r>
                    </w:p>
                    <w:p w14:paraId="4A2F962E" w14:textId="77777777" w:rsidR="00CE0BD8" w:rsidRDefault="00FB28C4" w:rsidP="00C43D13">
                      <w:pPr>
                        <w:pStyle w:val="ListParagraph"/>
                        <w:numPr>
                          <w:ilvl w:val="0"/>
                          <w:numId w:val="53"/>
                        </w:numPr>
                        <w:rPr>
                          <w:sz w:val="24"/>
                          <w:szCs w:val="24"/>
                        </w:rPr>
                      </w:pPr>
                      <w:r w:rsidRPr="005E2AAD">
                        <w:rPr>
                          <w:sz w:val="24"/>
                          <w:szCs w:val="24"/>
                        </w:rPr>
                        <w:t xml:space="preserve">If </w:t>
                      </w:r>
                      <w:r w:rsidR="009554BE" w:rsidRPr="005E2AAD">
                        <w:rPr>
                          <w:sz w:val="24"/>
                          <w:szCs w:val="24"/>
                        </w:rPr>
                        <w:t xml:space="preserve">the user </w:t>
                      </w:r>
                      <w:r w:rsidR="00726326" w:rsidRPr="005E2AAD">
                        <w:rPr>
                          <w:sz w:val="24"/>
                          <w:szCs w:val="24"/>
                        </w:rPr>
                        <w:t>needs</w:t>
                      </w:r>
                      <w:r w:rsidR="005D46A8" w:rsidRPr="005E2AAD">
                        <w:rPr>
                          <w:sz w:val="24"/>
                          <w:szCs w:val="24"/>
                        </w:rPr>
                        <w:t xml:space="preserve"> more info</w:t>
                      </w:r>
                      <w:r w:rsidR="005472FA" w:rsidRPr="005E2AAD">
                        <w:rPr>
                          <w:sz w:val="24"/>
                          <w:szCs w:val="24"/>
                        </w:rPr>
                        <w:t>,</w:t>
                      </w:r>
                      <w:r w:rsidR="005D46A8" w:rsidRPr="005E2AAD">
                        <w:rPr>
                          <w:sz w:val="24"/>
                          <w:szCs w:val="24"/>
                        </w:rPr>
                        <w:t xml:space="preserve"> </w:t>
                      </w:r>
                      <w:r w:rsidR="00E74565" w:rsidRPr="005E2AAD">
                        <w:rPr>
                          <w:sz w:val="24"/>
                          <w:szCs w:val="24"/>
                        </w:rPr>
                        <w:t xml:space="preserve">he can go </w:t>
                      </w:r>
                      <w:r w:rsidR="00CE0BD8">
                        <w:rPr>
                          <w:sz w:val="24"/>
                          <w:szCs w:val="24"/>
                        </w:rPr>
                        <w:t xml:space="preserve">to </w:t>
                      </w:r>
                      <w:r w:rsidR="00E74565" w:rsidRPr="005E2AAD">
                        <w:rPr>
                          <w:sz w:val="24"/>
                          <w:szCs w:val="24"/>
                        </w:rPr>
                        <w:t>the admin</w:t>
                      </w:r>
                      <w:r w:rsidR="002B25D9" w:rsidRPr="005E2AAD">
                        <w:rPr>
                          <w:sz w:val="24"/>
                          <w:szCs w:val="24"/>
                        </w:rPr>
                        <w:t xml:space="preserve"> email </w:t>
                      </w:r>
                      <w:r w:rsidR="00556E19" w:rsidRPr="005E2AAD">
                        <w:rPr>
                          <w:sz w:val="24"/>
                          <w:szCs w:val="24"/>
                        </w:rPr>
                        <w:t xml:space="preserve">and ask him </w:t>
                      </w:r>
                      <w:r w:rsidR="00726326" w:rsidRPr="005E2AAD">
                        <w:rPr>
                          <w:sz w:val="24"/>
                          <w:szCs w:val="24"/>
                        </w:rPr>
                        <w:t>everything</w:t>
                      </w:r>
                      <w:r w:rsidR="00556E19" w:rsidRPr="005E2AAD">
                        <w:rPr>
                          <w:sz w:val="24"/>
                          <w:szCs w:val="24"/>
                        </w:rPr>
                        <w:t xml:space="preserve"> he want</w:t>
                      </w:r>
                      <w:r w:rsidR="00CE0BD8">
                        <w:rPr>
                          <w:sz w:val="24"/>
                          <w:szCs w:val="24"/>
                        </w:rPr>
                        <w:t>s</w:t>
                      </w:r>
                      <w:r w:rsidR="00556E19" w:rsidRPr="005E2AAD">
                        <w:rPr>
                          <w:sz w:val="24"/>
                          <w:szCs w:val="24"/>
                        </w:rPr>
                        <w:t>.</w:t>
                      </w:r>
                    </w:p>
                    <w:p w14:paraId="478164BE" w14:textId="0CE50CFA" w:rsidR="009133D5" w:rsidRPr="00CE0BD8" w:rsidRDefault="004701F9" w:rsidP="00C43D13">
                      <w:pPr>
                        <w:pStyle w:val="ListParagraph"/>
                        <w:numPr>
                          <w:ilvl w:val="0"/>
                          <w:numId w:val="53"/>
                        </w:numPr>
                        <w:rPr>
                          <w:sz w:val="24"/>
                          <w:szCs w:val="24"/>
                        </w:rPr>
                      </w:pPr>
                      <w:r w:rsidRPr="005E2AAD">
                        <w:rPr>
                          <w:sz w:val="24"/>
                          <w:szCs w:val="24"/>
                        </w:rPr>
                        <w:t xml:space="preserve"> </w:t>
                      </w:r>
                      <w:r w:rsidR="001C7307" w:rsidRPr="005E2AAD">
                        <w:rPr>
                          <w:sz w:val="24"/>
                          <w:szCs w:val="24"/>
                        </w:rPr>
                        <w:t>This</w:t>
                      </w:r>
                      <w:r w:rsidR="002E4DD6" w:rsidRPr="005E2AAD">
                        <w:rPr>
                          <w:sz w:val="24"/>
                          <w:szCs w:val="24"/>
                        </w:rPr>
                        <w:t xml:space="preserve"> chatbot are designed to assist users in completing specific tasks, such as </w:t>
                      </w:r>
                      <w:r w:rsidR="00E0242B" w:rsidRPr="005E2AAD">
                        <w:rPr>
                          <w:sz w:val="24"/>
                          <w:szCs w:val="24"/>
                        </w:rPr>
                        <w:t xml:space="preserve">answer </w:t>
                      </w:r>
                      <w:r w:rsidR="005935FA" w:rsidRPr="005E2AAD">
                        <w:rPr>
                          <w:sz w:val="24"/>
                          <w:szCs w:val="24"/>
                        </w:rPr>
                        <w:t xml:space="preserve">about new courses or </w:t>
                      </w:r>
                      <w:r w:rsidR="0051322F" w:rsidRPr="005E2AAD">
                        <w:rPr>
                          <w:sz w:val="24"/>
                          <w:szCs w:val="24"/>
                        </w:rPr>
                        <w:t>how to use the website</w:t>
                      </w:r>
                      <w:r w:rsidR="005E2AAD">
                        <w:rPr>
                          <w:sz w:val="24"/>
                          <w:szCs w:val="24"/>
                        </w:rPr>
                        <w:t>.</w:t>
                      </w:r>
                    </w:p>
                  </w:txbxContent>
                </v:textbox>
              </v:shape>
            </w:pict>
          </mc:Fallback>
        </mc:AlternateContent>
      </w:r>
      <w:r w:rsidRPr="00C951C9">
        <w:rPr>
          <w:b/>
          <w:bCs/>
          <w:noProof/>
          <w:sz w:val="28"/>
          <w:szCs w:val="28"/>
        </w:rPr>
        <mc:AlternateContent>
          <mc:Choice Requires="wps">
            <w:drawing>
              <wp:anchor distT="0" distB="0" distL="114300" distR="114300" simplePos="0" relativeHeight="251654144" behindDoc="0" locked="0" layoutInCell="1" allowOverlap="1" wp14:anchorId="7F93CA8B" wp14:editId="499F9BA6">
                <wp:simplePos x="0" y="0"/>
                <wp:positionH relativeFrom="column">
                  <wp:posOffset>3953420</wp:posOffset>
                </wp:positionH>
                <wp:positionV relativeFrom="paragraph">
                  <wp:posOffset>199027</wp:posOffset>
                </wp:positionV>
                <wp:extent cx="2377440" cy="6426835"/>
                <wp:effectExtent l="0" t="0" r="22860" b="12065"/>
                <wp:wrapNone/>
                <wp:docPr id="2040615442" name="Text Box 2040615442"/>
                <wp:cNvGraphicFramePr/>
                <a:graphic xmlns:a="http://schemas.openxmlformats.org/drawingml/2006/main">
                  <a:graphicData uri="http://schemas.microsoft.com/office/word/2010/wordprocessingShape">
                    <wps:wsp>
                      <wps:cNvSpPr txBox="1"/>
                      <wps:spPr>
                        <a:xfrm>
                          <a:off x="0" y="0"/>
                          <a:ext cx="2377440" cy="6426835"/>
                        </a:xfrm>
                        <a:prstGeom prst="rect">
                          <a:avLst/>
                        </a:prstGeom>
                        <a:solidFill>
                          <a:schemeClr val="bg1"/>
                        </a:solidFill>
                        <a:ln w="6350">
                          <a:solidFill>
                            <a:schemeClr val="bg1"/>
                          </a:solidFill>
                        </a:ln>
                      </wps:spPr>
                      <wps:txbx>
                        <w:txbxContent>
                          <w:p w14:paraId="200C7CB9" w14:textId="1A8AC205" w:rsidR="00576DA4" w:rsidRDefault="00EE2132">
                            <w:r>
                              <w:rPr>
                                <w:noProof/>
                              </w:rPr>
                              <w:drawing>
                                <wp:inline distT="0" distB="0" distL="0" distR="0" wp14:anchorId="0DF8976A" wp14:editId="46E43DBD">
                                  <wp:extent cx="2011637" cy="6261652"/>
                                  <wp:effectExtent l="0" t="0" r="8255" b="6350"/>
                                  <wp:docPr id="1134178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2689" cy="62960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3CA8B" id="Text Box 2040615442" o:spid="_x0000_s1036" type="#_x0000_t202" style="position:absolute;left:0;text-align:left;margin-left:311.3pt;margin-top:15.65pt;width:187.2pt;height:506.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" fillcolor="white [3212]" strokecolor="white [3212]" strokeweight=".5pt">
                <v:textbox>
                  <w:txbxContent>
                    <w:p w14:paraId="200C7CB9" w14:textId="1A8AC205" w:rsidR="00576DA4" w:rsidRDefault="00EE2132">
                      <w:r>
                        <w:rPr>
                          <w:noProof/>
                        </w:rPr>
                        <w:drawing>
                          <wp:inline distT="0" distB="0" distL="0" distR="0" wp14:anchorId="0DF8976A" wp14:editId="46E43DBD">
                            <wp:extent cx="2011637" cy="6261652"/>
                            <wp:effectExtent l="0" t="0" r="8255" b="6350"/>
                            <wp:docPr id="1134178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2689" cy="6296055"/>
                                    </a:xfrm>
                                    <a:prstGeom prst="rect">
                                      <a:avLst/>
                                    </a:prstGeom>
                                    <a:noFill/>
                                    <a:ln>
                                      <a:noFill/>
                                    </a:ln>
                                  </pic:spPr>
                                </pic:pic>
                              </a:graphicData>
                            </a:graphic>
                          </wp:inline>
                        </w:drawing>
                      </w:r>
                    </w:p>
                  </w:txbxContent>
                </v:textbox>
              </v:shape>
            </w:pict>
          </mc:Fallback>
        </mc:AlternateContent>
      </w:r>
    </w:p>
    <w:p w14:paraId="6DDE1921" w14:textId="1F116F81" w:rsidR="00FF33EA" w:rsidRDefault="00FF33EA" w:rsidP="00C951C9">
      <w:pPr>
        <w:ind w:firstLine="720"/>
        <w:rPr>
          <w:noProof/>
        </w:rPr>
      </w:pPr>
    </w:p>
    <w:p w14:paraId="4C5EEC19" w14:textId="77777777" w:rsidR="00FF33EA" w:rsidRDefault="00FF33EA" w:rsidP="00C951C9">
      <w:pPr>
        <w:ind w:firstLine="720"/>
        <w:rPr>
          <w:noProof/>
        </w:rPr>
      </w:pPr>
    </w:p>
    <w:p w14:paraId="0642AB22" w14:textId="77777777" w:rsidR="00FF33EA" w:rsidRDefault="00FF33EA" w:rsidP="00C951C9">
      <w:pPr>
        <w:ind w:firstLine="720"/>
        <w:rPr>
          <w:noProof/>
        </w:rPr>
      </w:pPr>
    </w:p>
    <w:p w14:paraId="4D0910ED" w14:textId="77777777" w:rsidR="00FF33EA" w:rsidRDefault="00FF33EA" w:rsidP="00C951C9">
      <w:pPr>
        <w:ind w:firstLine="720"/>
        <w:rPr>
          <w:noProof/>
        </w:rPr>
      </w:pPr>
    </w:p>
    <w:p w14:paraId="499D3DE8" w14:textId="77777777" w:rsidR="00FF33EA" w:rsidRDefault="00FF33EA" w:rsidP="00C951C9">
      <w:pPr>
        <w:ind w:firstLine="720"/>
        <w:rPr>
          <w:noProof/>
        </w:rPr>
      </w:pPr>
    </w:p>
    <w:p w14:paraId="7307B9A7" w14:textId="77777777" w:rsidR="00FF33EA" w:rsidRDefault="00FF33EA" w:rsidP="00C951C9">
      <w:pPr>
        <w:ind w:firstLine="720"/>
        <w:rPr>
          <w:noProof/>
        </w:rPr>
      </w:pPr>
    </w:p>
    <w:p w14:paraId="292E6442" w14:textId="77777777" w:rsidR="00FF33EA" w:rsidRDefault="00FF33EA" w:rsidP="00C951C9">
      <w:pPr>
        <w:ind w:firstLine="720"/>
        <w:rPr>
          <w:noProof/>
        </w:rPr>
      </w:pPr>
    </w:p>
    <w:p w14:paraId="0364349C" w14:textId="77777777" w:rsidR="00FF33EA" w:rsidRDefault="00FF33EA" w:rsidP="00C951C9">
      <w:pPr>
        <w:ind w:firstLine="720"/>
        <w:rPr>
          <w:noProof/>
        </w:rPr>
      </w:pPr>
    </w:p>
    <w:p w14:paraId="440E0644" w14:textId="77777777" w:rsidR="00FF33EA" w:rsidRDefault="00FF33EA" w:rsidP="00C951C9">
      <w:pPr>
        <w:ind w:firstLine="720"/>
        <w:rPr>
          <w:noProof/>
        </w:rPr>
      </w:pPr>
    </w:p>
    <w:p w14:paraId="238F2599" w14:textId="77777777" w:rsidR="00FF33EA" w:rsidRDefault="00FF33EA" w:rsidP="00C951C9">
      <w:pPr>
        <w:ind w:firstLine="720"/>
        <w:rPr>
          <w:noProof/>
        </w:rPr>
      </w:pPr>
    </w:p>
    <w:p w14:paraId="78EE74D6" w14:textId="77777777" w:rsidR="00FF33EA" w:rsidRDefault="00FF33EA" w:rsidP="00C951C9">
      <w:pPr>
        <w:ind w:firstLine="720"/>
        <w:rPr>
          <w:noProof/>
        </w:rPr>
      </w:pPr>
    </w:p>
    <w:p w14:paraId="370D09FD" w14:textId="77777777" w:rsidR="00FF33EA" w:rsidRDefault="00FF33EA" w:rsidP="00C951C9">
      <w:pPr>
        <w:ind w:firstLine="720"/>
        <w:rPr>
          <w:noProof/>
        </w:rPr>
      </w:pPr>
    </w:p>
    <w:p w14:paraId="136256F6" w14:textId="77777777" w:rsidR="00FF33EA" w:rsidRDefault="00FF33EA" w:rsidP="00C951C9">
      <w:pPr>
        <w:ind w:firstLine="720"/>
        <w:rPr>
          <w:noProof/>
        </w:rPr>
      </w:pPr>
    </w:p>
    <w:p w14:paraId="565B6272" w14:textId="77777777" w:rsidR="00FF33EA" w:rsidRDefault="00FF33EA" w:rsidP="00C951C9">
      <w:pPr>
        <w:ind w:firstLine="720"/>
        <w:rPr>
          <w:noProof/>
        </w:rPr>
      </w:pPr>
    </w:p>
    <w:p w14:paraId="4B7E7DC8" w14:textId="77777777" w:rsidR="00FF33EA" w:rsidRDefault="00FF33EA" w:rsidP="00C951C9">
      <w:pPr>
        <w:ind w:firstLine="720"/>
        <w:rPr>
          <w:noProof/>
        </w:rPr>
      </w:pPr>
    </w:p>
    <w:p w14:paraId="42283527" w14:textId="77777777" w:rsidR="00FF33EA" w:rsidRDefault="00FF33EA" w:rsidP="00C951C9">
      <w:pPr>
        <w:ind w:firstLine="720"/>
        <w:rPr>
          <w:noProof/>
        </w:rPr>
      </w:pPr>
    </w:p>
    <w:p w14:paraId="61023BE6" w14:textId="77777777" w:rsidR="00FF33EA" w:rsidRDefault="00FF33EA" w:rsidP="00C951C9">
      <w:pPr>
        <w:ind w:firstLine="720"/>
        <w:rPr>
          <w:noProof/>
        </w:rPr>
      </w:pPr>
    </w:p>
    <w:p w14:paraId="5A8A075B" w14:textId="77777777" w:rsidR="00FF33EA" w:rsidRDefault="00FF33EA" w:rsidP="00C951C9">
      <w:pPr>
        <w:ind w:firstLine="720"/>
        <w:rPr>
          <w:noProof/>
        </w:rPr>
      </w:pPr>
    </w:p>
    <w:p w14:paraId="1C3BEC23" w14:textId="77777777" w:rsidR="00FF33EA" w:rsidRDefault="00FF33EA" w:rsidP="00C951C9">
      <w:pPr>
        <w:ind w:firstLine="720"/>
        <w:rPr>
          <w:noProof/>
        </w:rPr>
      </w:pPr>
    </w:p>
    <w:p w14:paraId="1AC131F4" w14:textId="77777777" w:rsidR="00FF33EA" w:rsidRDefault="00FF33EA" w:rsidP="00C951C9">
      <w:pPr>
        <w:ind w:firstLine="720"/>
        <w:rPr>
          <w:noProof/>
        </w:rPr>
      </w:pPr>
    </w:p>
    <w:p w14:paraId="7EEE31ED" w14:textId="77777777" w:rsidR="00FF33EA" w:rsidRDefault="00FF33EA" w:rsidP="00C951C9">
      <w:pPr>
        <w:ind w:firstLine="720"/>
        <w:rPr>
          <w:noProof/>
        </w:rPr>
      </w:pPr>
    </w:p>
    <w:p w14:paraId="43593F0D" w14:textId="77777777" w:rsidR="00FF33EA" w:rsidRDefault="00FF33EA" w:rsidP="00C951C9">
      <w:pPr>
        <w:ind w:firstLine="720"/>
        <w:rPr>
          <w:noProof/>
        </w:rPr>
      </w:pPr>
    </w:p>
    <w:p w14:paraId="64A57869" w14:textId="77777777" w:rsidR="00FF33EA" w:rsidRDefault="00FF33EA" w:rsidP="00C951C9">
      <w:pPr>
        <w:ind w:firstLine="720"/>
        <w:rPr>
          <w:noProof/>
        </w:rPr>
      </w:pPr>
    </w:p>
    <w:p w14:paraId="6ABD0823" w14:textId="77777777" w:rsidR="00FF33EA" w:rsidRDefault="00FF33EA" w:rsidP="00C951C9">
      <w:pPr>
        <w:ind w:firstLine="720"/>
        <w:rPr>
          <w:noProof/>
        </w:rPr>
      </w:pPr>
    </w:p>
    <w:p w14:paraId="6C1D0D57" w14:textId="77777777" w:rsidR="00FF33EA" w:rsidRDefault="00FF33EA" w:rsidP="00026764">
      <w:pPr>
        <w:rPr>
          <w:sz w:val="28"/>
          <w:szCs w:val="28"/>
        </w:rPr>
      </w:pPr>
    </w:p>
    <w:p w14:paraId="4EFC5B8F" w14:textId="1EC1CC81" w:rsidR="7882F4FC" w:rsidRDefault="7882F4FC" w:rsidP="7882F4FC">
      <w:pPr>
        <w:tabs>
          <w:tab w:val="left" w:pos="7686"/>
        </w:tabs>
        <w:rPr>
          <w:rtl/>
          <w:lang w:bidi="ar-EG"/>
        </w:rPr>
      </w:pPr>
    </w:p>
    <w:p w14:paraId="30608A9E" w14:textId="594715CB" w:rsidR="74004CEB" w:rsidRDefault="14E7A459" w:rsidP="00E07706">
      <w:pPr>
        <w:pStyle w:val="Heading3"/>
        <w:numPr>
          <w:ilvl w:val="2"/>
          <w:numId w:val="49"/>
        </w:numPr>
      </w:pPr>
      <w:r>
        <w:lastRenderedPageBreak/>
        <w:t xml:space="preserve"> </w:t>
      </w:r>
      <w:bookmarkStart w:id="49" w:name="_Toc157388199"/>
      <w:r w:rsidRPr="00695B9E">
        <w:t>P</w:t>
      </w:r>
      <w:r w:rsidR="17050C3B" w:rsidRPr="00695B9E">
        <w:t>rogress in Course</w:t>
      </w:r>
      <w:bookmarkEnd w:id="49"/>
      <w:r w:rsidR="7A6EBE90">
        <w:t xml:space="preserve">     </w:t>
      </w:r>
    </w:p>
    <w:p w14:paraId="4DD8C40D" w14:textId="69F2BD25" w:rsidR="01D84476" w:rsidRDefault="01D84476" w:rsidP="2E3E6CBC">
      <w:r>
        <w:rPr>
          <w:noProof/>
        </w:rPr>
        <mc:AlternateContent>
          <mc:Choice Requires="wps">
            <w:drawing>
              <wp:inline distT="0" distB="0" distL="0" distR="0" wp14:anchorId="36181F4F" wp14:editId="20B3BFB6">
                <wp:extent cx="3009900" cy="3286125"/>
                <wp:effectExtent l="0" t="0" r="0" b="9525"/>
                <wp:docPr id="2010265515" name="Rectangle 2010265515"/>
                <wp:cNvGraphicFramePr/>
                <a:graphic xmlns:a="http://schemas.openxmlformats.org/drawingml/2006/main">
                  <a:graphicData uri="http://schemas.microsoft.com/office/word/2010/wordprocessingShape">
                    <wps:wsp>
                      <wps:cNvSpPr/>
                      <wps:spPr>
                        <a:xfrm>
                          <a:off x="0" y="0"/>
                          <a:ext cx="3009900" cy="3286125"/>
                        </a:xfrm>
                        <a:prstGeom prst="rect">
                          <a:avLst/>
                        </a:prstGeom>
                        <a:solidFill>
                          <a:schemeClr val="lt1"/>
                        </a:solidFill>
                        <a:ln>
                          <a:noFill/>
                        </a:ln>
                      </wps:spPr>
                      <wps:txbx>
                        <w:txbxContent>
                          <w:p w14:paraId="0A045479" w14:textId="1F43842A" w:rsidR="004F79A6" w:rsidRPr="00695B9E" w:rsidRDefault="004F79A6" w:rsidP="004F79A6">
                            <w:pPr>
                              <w:spacing w:line="256" w:lineRule="auto"/>
                              <w:rPr>
                                <w:rFonts w:asciiTheme="majorBidi" w:hAnsiTheme="majorBidi" w:cstheme="majorBidi"/>
                                <w:color w:val="000000"/>
                                <w:kern w:val="0"/>
                                <w:sz w:val="24"/>
                                <w:szCs w:val="24"/>
                                <w14:ligatures w14:val="none"/>
                              </w:rPr>
                            </w:pPr>
                            <w:r w:rsidRPr="00695B9E">
                              <w:rPr>
                                <w:rFonts w:asciiTheme="majorBidi" w:hAnsiTheme="majorBidi" w:cstheme="majorBidi"/>
                                <w:color w:val="000000"/>
                                <w:sz w:val="24"/>
                                <w:szCs w:val="24"/>
                              </w:rPr>
                              <w:t>Normal</w:t>
                            </w:r>
                            <w:r w:rsidR="00655CE0" w:rsidRPr="00695B9E">
                              <w:rPr>
                                <w:rFonts w:asciiTheme="majorBidi" w:hAnsiTheme="majorBidi" w:cstheme="majorBidi"/>
                                <w:color w:val="000000"/>
                                <w:sz w:val="24"/>
                                <w:szCs w:val="24"/>
                              </w:rPr>
                              <w:t xml:space="preserve"> and </w:t>
                            </w:r>
                            <w:r w:rsidRPr="00695B9E">
                              <w:rPr>
                                <w:rFonts w:asciiTheme="majorBidi" w:hAnsiTheme="majorBidi" w:cstheme="majorBidi"/>
                                <w:color w:val="000000"/>
                                <w:sz w:val="24"/>
                                <w:szCs w:val="24"/>
                              </w:rPr>
                              <w:t>deaf users can see their progress in learning the courses</w:t>
                            </w:r>
                            <w:ins w:id="50" w:author="Unknown" w:date="2024-01-28T11:19:00Z">
                              <w:r w:rsidR="00C803C8" w:rsidRPr="00695B9E">
                                <w:rPr>
                                  <w:rFonts w:asciiTheme="majorBidi" w:hAnsiTheme="majorBidi" w:cstheme="majorBidi"/>
                                  <w:color w:val="000000"/>
                                  <w:sz w:val="24"/>
                                  <w:szCs w:val="24"/>
                                </w:rPr>
                                <w:t>.</w:t>
                              </w:r>
                            </w:ins>
                            <w:r w:rsidRPr="00695B9E">
                              <w:rPr>
                                <w:rFonts w:asciiTheme="majorBidi" w:hAnsiTheme="majorBidi" w:cstheme="majorBidi"/>
                                <w:color w:val="000000"/>
                                <w:sz w:val="24"/>
                                <w:szCs w:val="24"/>
                              </w:rPr>
                              <w:t xml:space="preserve"> </w:t>
                            </w:r>
                          </w:p>
                          <w:p w14:paraId="63296964" w14:textId="0C723872" w:rsidR="004F79A6" w:rsidRPr="00695B9E" w:rsidRDefault="004F79A6" w:rsidP="004F79A6">
                            <w:pPr>
                              <w:spacing w:line="256" w:lineRule="auto"/>
                              <w:rPr>
                                <w:rFonts w:asciiTheme="majorBidi" w:hAnsiTheme="majorBidi" w:cstheme="majorBidi"/>
                                <w:color w:val="000000"/>
                                <w:sz w:val="24"/>
                                <w:szCs w:val="24"/>
                              </w:rPr>
                            </w:pPr>
                            <w:r w:rsidRPr="00695B9E">
                              <w:rPr>
                                <w:rFonts w:asciiTheme="majorBidi" w:hAnsiTheme="majorBidi" w:cstheme="majorBidi"/>
                                <w:color w:val="000000"/>
                                <w:sz w:val="24"/>
                                <w:szCs w:val="24"/>
                              </w:rPr>
                              <w:t>progress in courses means how much user has learned from the entire course</w:t>
                            </w:r>
                            <w:ins w:id="51" w:author="Unknown" w:date="2024-01-28T11:19:00Z">
                              <w:r w:rsidR="00C803C8" w:rsidRPr="00695B9E">
                                <w:rPr>
                                  <w:rFonts w:asciiTheme="majorBidi" w:hAnsiTheme="majorBidi" w:cstheme="majorBidi"/>
                                  <w:color w:val="000000"/>
                                  <w:sz w:val="24"/>
                                  <w:szCs w:val="24"/>
                                </w:rPr>
                                <w:t>.</w:t>
                              </w:r>
                            </w:ins>
                          </w:p>
                          <w:p w14:paraId="6F0F9C5B" w14:textId="4C00D614" w:rsidR="00F5190C" w:rsidRPr="00695B9E" w:rsidRDefault="004F79A6" w:rsidP="004F79A6">
                            <w:pPr>
                              <w:spacing w:line="256" w:lineRule="auto"/>
                              <w:rPr>
                                <w:rFonts w:asciiTheme="majorBidi" w:hAnsiTheme="majorBidi" w:cstheme="majorBidi"/>
                                <w:color w:val="000000"/>
                                <w:sz w:val="24"/>
                                <w:szCs w:val="24"/>
                              </w:rPr>
                            </w:pPr>
                            <w:r w:rsidRPr="00695B9E">
                              <w:rPr>
                                <w:rFonts w:asciiTheme="majorBidi" w:hAnsiTheme="majorBidi" w:cstheme="majorBidi"/>
                                <w:color w:val="000000"/>
                                <w:sz w:val="24"/>
                                <w:szCs w:val="24"/>
                              </w:rPr>
                              <w:t>In the beginning, you must show the available courses</w:t>
                            </w:r>
                            <w:ins w:id="52" w:author="Unknown" w:date="2024-01-28T11:19:00Z">
                              <w:r w:rsidR="00C803C8" w:rsidRPr="00695B9E">
                                <w:rPr>
                                  <w:rFonts w:asciiTheme="majorBidi" w:hAnsiTheme="majorBidi" w:cstheme="majorBidi"/>
                                  <w:color w:val="000000"/>
                                  <w:sz w:val="24"/>
                                  <w:szCs w:val="24"/>
                                </w:rPr>
                                <w:t>.</w:t>
                              </w:r>
                            </w:ins>
                          </w:p>
                          <w:p w14:paraId="31FADAA9" w14:textId="77777777" w:rsidR="00980C13" w:rsidRPr="00695B9E" w:rsidRDefault="004F79A6" w:rsidP="004F79A6">
                            <w:pPr>
                              <w:spacing w:line="256" w:lineRule="auto"/>
                              <w:rPr>
                                <w:rFonts w:asciiTheme="majorBidi" w:hAnsiTheme="majorBidi" w:cstheme="majorBidi"/>
                                <w:color w:val="000000"/>
                                <w:sz w:val="24"/>
                                <w:szCs w:val="24"/>
                              </w:rPr>
                            </w:pPr>
                            <w:r w:rsidRPr="00695B9E">
                              <w:rPr>
                                <w:rFonts w:asciiTheme="majorBidi" w:hAnsiTheme="majorBidi" w:cstheme="majorBidi"/>
                                <w:color w:val="000000"/>
                                <w:sz w:val="24"/>
                                <w:szCs w:val="24"/>
                              </w:rPr>
                              <w:t xml:space="preserve"> then choose the appropriate course for you so that you can learn from it and follow in its footsteps.</w:t>
                            </w:r>
                          </w:p>
                          <w:p w14:paraId="46BD0D73" w14:textId="660780A5" w:rsidR="004F79A6" w:rsidRPr="00695B9E" w:rsidRDefault="004F79A6" w:rsidP="004F79A6">
                            <w:pPr>
                              <w:spacing w:line="256" w:lineRule="auto"/>
                              <w:rPr>
                                <w:rFonts w:asciiTheme="majorBidi" w:hAnsiTheme="majorBidi" w:cstheme="majorBidi"/>
                                <w:color w:val="000000"/>
                                <w:sz w:val="24"/>
                                <w:szCs w:val="24"/>
                              </w:rPr>
                            </w:pPr>
                            <w:r w:rsidRPr="00695B9E">
                              <w:rPr>
                                <w:rFonts w:asciiTheme="majorBidi" w:hAnsiTheme="majorBidi" w:cstheme="majorBidi"/>
                                <w:color w:val="000000"/>
                                <w:sz w:val="24"/>
                                <w:szCs w:val="24"/>
                              </w:rPr>
                              <w:t xml:space="preserve"> By continuing your learning, you can see the extent of your progress in the course and how much you have accomplished from it</w:t>
                            </w:r>
                            <w:ins w:id="53" w:author="Unknown" w:date="2024-01-28T11:19:00Z">
                              <w:r w:rsidR="00C803C8" w:rsidRPr="00695B9E">
                                <w:rPr>
                                  <w:rFonts w:asciiTheme="majorBidi" w:hAnsiTheme="majorBidi" w:cstheme="majorBidi"/>
                                  <w:color w:val="000000"/>
                                  <w:sz w:val="24"/>
                                  <w:szCs w:val="24"/>
                                </w:rPr>
                                <w:t>.</w:t>
                              </w:r>
                            </w:ins>
                          </w:p>
                        </w:txbxContent>
                      </wps:txbx>
                      <wps:bodyPr anchor="t"/>
                    </wps:wsp>
                  </a:graphicData>
                </a:graphic>
              </wp:inline>
            </w:drawing>
          </mc:Choice>
          <mc:Fallback>
            <w:pict>
              <v:rect w14:anchorId="36181F4F" id="Rectangle 2010265515" o:spid="_x0000_s1037" style="width:237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" fillcolor="white [3201]" stroked="f">
                <v:textbox>
                  <w:txbxContent>
                    <w:p w14:paraId="0A045479" w14:textId="1F43842A" w:rsidR="004F79A6" w:rsidRPr="00695B9E" w:rsidRDefault="004F79A6" w:rsidP="004F79A6">
                      <w:pPr>
                        <w:spacing w:line="256" w:lineRule="auto"/>
                        <w:rPr>
                          <w:rFonts w:asciiTheme="majorBidi" w:hAnsiTheme="majorBidi" w:cstheme="majorBidi"/>
                          <w:color w:val="000000"/>
                          <w:kern w:val="0"/>
                          <w:sz w:val="24"/>
                          <w:szCs w:val="24"/>
                          <w14:ligatures w14:val="none"/>
                        </w:rPr>
                      </w:pPr>
                      <w:r w:rsidRPr="00695B9E">
                        <w:rPr>
                          <w:rFonts w:asciiTheme="majorBidi" w:hAnsiTheme="majorBidi" w:cstheme="majorBidi"/>
                          <w:color w:val="000000"/>
                          <w:sz w:val="24"/>
                          <w:szCs w:val="24"/>
                        </w:rPr>
                        <w:t>Normal</w:t>
                      </w:r>
                      <w:r w:rsidR="00655CE0" w:rsidRPr="00695B9E">
                        <w:rPr>
                          <w:rFonts w:asciiTheme="majorBidi" w:hAnsiTheme="majorBidi" w:cstheme="majorBidi"/>
                          <w:color w:val="000000"/>
                          <w:sz w:val="24"/>
                          <w:szCs w:val="24"/>
                        </w:rPr>
                        <w:t xml:space="preserve"> and </w:t>
                      </w:r>
                      <w:r w:rsidRPr="00695B9E">
                        <w:rPr>
                          <w:rFonts w:asciiTheme="majorBidi" w:hAnsiTheme="majorBidi" w:cstheme="majorBidi"/>
                          <w:color w:val="000000"/>
                          <w:sz w:val="24"/>
                          <w:szCs w:val="24"/>
                        </w:rPr>
                        <w:t>deaf users can see their progress in learning the courses</w:t>
                      </w:r>
                      <w:ins w:id="54" w:author="Unknown" w:date="2024-01-28T11:19:00Z">
                        <w:r w:rsidR="00C803C8" w:rsidRPr="00695B9E">
                          <w:rPr>
                            <w:rFonts w:asciiTheme="majorBidi" w:hAnsiTheme="majorBidi" w:cstheme="majorBidi"/>
                            <w:color w:val="000000"/>
                            <w:sz w:val="24"/>
                            <w:szCs w:val="24"/>
                          </w:rPr>
                          <w:t>.</w:t>
                        </w:r>
                      </w:ins>
                      <w:r w:rsidRPr="00695B9E">
                        <w:rPr>
                          <w:rFonts w:asciiTheme="majorBidi" w:hAnsiTheme="majorBidi" w:cstheme="majorBidi"/>
                          <w:color w:val="000000"/>
                          <w:sz w:val="24"/>
                          <w:szCs w:val="24"/>
                        </w:rPr>
                        <w:t xml:space="preserve"> </w:t>
                      </w:r>
                    </w:p>
                    <w:p w14:paraId="63296964" w14:textId="0C723872" w:rsidR="004F79A6" w:rsidRPr="00695B9E" w:rsidRDefault="004F79A6" w:rsidP="004F79A6">
                      <w:pPr>
                        <w:spacing w:line="256" w:lineRule="auto"/>
                        <w:rPr>
                          <w:rFonts w:asciiTheme="majorBidi" w:hAnsiTheme="majorBidi" w:cstheme="majorBidi"/>
                          <w:color w:val="000000"/>
                          <w:sz w:val="24"/>
                          <w:szCs w:val="24"/>
                        </w:rPr>
                      </w:pPr>
                      <w:r w:rsidRPr="00695B9E">
                        <w:rPr>
                          <w:rFonts w:asciiTheme="majorBidi" w:hAnsiTheme="majorBidi" w:cstheme="majorBidi"/>
                          <w:color w:val="000000"/>
                          <w:sz w:val="24"/>
                          <w:szCs w:val="24"/>
                        </w:rPr>
                        <w:t>progress in courses means how much user has learned from the entire course</w:t>
                      </w:r>
                      <w:ins w:id="55" w:author="Unknown" w:date="2024-01-28T11:19:00Z">
                        <w:r w:rsidR="00C803C8" w:rsidRPr="00695B9E">
                          <w:rPr>
                            <w:rFonts w:asciiTheme="majorBidi" w:hAnsiTheme="majorBidi" w:cstheme="majorBidi"/>
                            <w:color w:val="000000"/>
                            <w:sz w:val="24"/>
                            <w:szCs w:val="24"/>
                          </w:rPr>
                          <w:t>.</w:t>
                        </w:r>
                      </w:ins>
                    </w:p>
                    <w:p w14:paraId="6F0F9C5B" w14:textId="4C00D614" w:rsidR="00F5190C" w:rsidRPr="00695B9E" w:rsidRDefault="004F79A6" w:rsidP="004F79A6">
                      <w:pPr>
                        <w:spacing w:line="256" w:lineRule="auto"/>
                        <w:rPr>
                          <w:rFonts w:asciiTheme="majorBidi" w:hAnsiTheme="majorBidi" w:cstheme="majorBidi"/>
                          <w:color w:val="000000"/>
                          <w:sz w:val="24"/>
                          <w:szCs w:val="24"/>
                        </w:rPr>
                      </w:pPr>
                      <w:r w:rsidRPr="00695B9E">
                        <w:rPr>
                          <w:rFonts w:asciiTheme="majorBidi" w:hAnsiTheme="majorBidi" w:cstheme="majorBidi"/>
                          <w:color w:val="000000"/>
                          <w:sz w:val="24"/>
                          <w:szCs w:val="24"/>
                        </w:rPr>
                        <w:t>In the beginning, you must show the available courses</w:t>
                      </w:r>
                      <w:ins w:id="56" w:author="Unknown" w:date="2024-01-28T11:19:00Z">
                        <w:r w:rsidR="00C803C8" w:rsidRPr="00695B9E">
                          <w:rPr>
                            <w:rFonts w:asciiTheme="majorBidi" w:hAnsiTheme="majorBidi" w:cstheme="majorBidi"/>
                            <w:color w:val="000000"/>
                            <w:sz w:val="24"/>
                            <w:szCs w:val="24"/>
                          </w:rPr>
                          <w:t>.</w:t>
                        </w:r>
                      </w:ins>
                    </w:p>
                    <w:p w14:paraId="31FADAA9" w14:textId="77777777" w:rsidR="00980C13" w:rsidRPr="00695B9E" w:rsidRDefault="004F79A6" w:rsidP="004F79A6">
                      <w:pPr>
                        <w:spacing w:line="256" w:lineRule="auto"/>
                        <w:rPr>
                          <w:rFonts w:asciiTheme="majorBidi" w:hAnsiTheme="majorBidi" w:cstheme="majorBidi"/>
                          <w:color w:val="000000"/>
                          <w:sz w:val="24"/>
                          <w:szCs w:val="24"/>
                        </w:rPr>
                      </w:pPr>
                      <w:r w:rsidRPr="00695B9E">
                        <w:rPr>
                          <w:rFonts w:asciiTheme="majorBidi" w:hAnsiTheme="majorBidi" w:cstheme="majorBidi"/>
                          <w:color w:val="000000"/>
                          <w:sz w:val="24"/>
                          <w:szCs w:val="24"/>
                        </w:rPr>
                        <w:t xml:space="preserve"> then choose the appropriate course for you so that you can learn from it and follow in its footsteps.</w:t>
                      </w:r>
                    </w:p>
                    <w:p w14:paraId="46BD0D73" w14:textId="660780A5" w:rsidR="004F79A6" w:rsidRPr="00695B9E" w:rsidRDefault="004F79A6" w:rsidP="004F79A6">
                      <w:pPr>
                        <w:spacing w:line="256" w:lineRule="auto"/>
                        <w:rPr>
                          <w:rFonts w:asciiTheme="majorBidi" w:hAnsiTheme="majorBidi" w:cstheme="majorBidi"/>
                          <w:color w:val="000000"/>
                          <w:sz w:val="24"/>
                          <w:szCs w:val="24"/>
                        </w:rPr>
                      </w:pPr>
                      <w:r w:rsidRPr="00695B9E">
                        <w:rPr>
                          <w:rFonts w:asciiTheme="majorBidi" w:hAnsiTheme="majorBidi" w:cstheme="majorBidi"/>
                          <w:color w:val="000000"/>
                          <w:sz w:val="24"/>
                          <w:szCs w:val="24"/>
                        </w:rPr>
                        <w:t xml:space="preserve"> By continuing your learning, you can see the extent of your progress in the course and how much you have accomplished from it</w:t>
                      </w:r>
                      <w:ins w:id="57" w:author="Unknown" w:date="2024-01-28T11:19:00Z">
                        <w:r w:rsidR="00C803C8" w:rsidRPr="00695B9E">
                          <w:rPr>
                            <w:rFonts w:asciiTheme="majorBidi" w:hAnsiTheme="majorBidi" w:cstheme="majorBidi"/>
                            <w:color w:val="000000"/>
                            <w:sz w:val="24"/>
                            <w:szCs w:val="24"/>
                          </w:rPr>
                          <w:t>.</w:t>
                        </w:r>
                      </w:ins>
                    </w:p>
                  </w:txbxContent>
                </v:textbox>
                <w10:anchorlock/>
              </v:rect>
            </w:pict>
          </mc:Fallback>
        </mc:AlternateContent>
      </w:r>
      <w:r w:rsidR="00F02383">
        <w:rPr>
          <w:noProof/>
        </w:rPr>
        <w:drawing>
          <wp:inline distT="0" distB="0" distL="0" distR="0" wp14:anchorId="204F358C" wp14:editId="53D7D04B">
            <wp:extent cx="2526665" cy="376237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ess in courses.drawio.png"/>
                    <pic:cNvPicPr/>
                  </pic:nvPicPr>
                  <pic:blipFill>
                    <a:blip r:embed="rId28">
                      <a:extLst>
                        <a:ext uri="{28A0092B-C50C-407E-A947-70E740481C1C}">
                          <a14:useLocalDpi xmlns:a14="http://schemas.microsoft.com/office/drawing/2010/main" val="0"/>
                        </a:ext>
                      </a:extLst>
                    </a:blip>
                    <a:stretch>
                      <a:fillRect/>
                    </a:stretch>
                  </pic:blipFill>
                  <pic:spPr>
                    <a:xfrm>
                      <a:off x="0" y="0"/>
                      <a:ext cx="2526665" cy="3762375"/>
                    </a:xfrm>
                    <a:prstGeom prst="rect">
                      <a:avLst/>
                    </a:prstGeom>
                  </pic:spPr>
                </pic:pic>
              </a:graphicData>
            </a:graphic>
          </wp:inline>
        </w:drawing>
      </w:r>
    </w:p>
    <w:p w14:paraId="1438A0A0" w14:textId="45E1769D" w:rsidR="005A0E12" w:rsidRDefault="00690966" w:rsidP="1A8AF959">
      <w:pPr>
        <w:tabs>
          <w:tab w:val="left" w:pos="7686"/>
        </w:tabs>
      </w:pPr>
      <w:r>
        <w:rPr>
          <w:noProof/>
        </w:rPr>
        <w:lastRenderedPageBreak/>
        <w:drawing>
          <wp:anchor distT="0" distB="0" distL="114300" distR="114300" simplePos="0" relativeHeight="251662336" behindDoc="0" locked="0" layoutInCell="1" allowOverlap="1" wp14:anchorId="2DFD72E1" wp14:editId="7B99A965">
            <wp:simplePos x="0" y="0"/>
            <wp:positionH relativeFrom="column">
              <wp:posOffset>3503930</wp:posOffset>
            </wp:positionH>
            <wp:positionV relativeFrom="paragraph">
              <wp:posOffset>0</wp:posOffset>
            </wp:positionV>
            <wp:extent cx="3206750" cy="6191250"/>
            <wp:effectExtent l="0" t="0" r="0" b="0"/>
            <wp:wrapThrough wrapText="bothSides">
              <wp:wrapPolygon edited="0">
                <wp:start x="0" y="0"/>
                <wp:lineTo x="0" y="21534"/>
                <wp:lineTo x="21429" y="21534"/>
                <wp:lineTo x="21429" y="0"/>
                <wp:lineTo x="0" y="0"/>
              </wp:wrapPolygon>
            </wp:wrapThrough>
            <wp:docPr id="1144524875" name="Picture 114452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06750" cy="6191250"/>
                    </a:xfrm>
                    <a:prstGeom prst="rect">
                      <a:avLst/>
                    </a:prstGeom>
                  </pic:spPr>
                </pic:pic>
              </a:graphicData>
            </a:graphic>
          </wp:anchor>
        </w:drawing>
      </w:r>
      <w:r w:rsidR="5EF40C4B">
        <w:t xml:space="preserve">  </w:t>
      </w:r>
    </w:p>
    <w:p w14:paraId="46151D56" w14:textId="3CF476F3" w:rsidR="7882F4FC" w:rsidRDefault="00515E93" w:rsidP="00E07706">
      <w:pPr>
        <w:pStyle w:val="Heading3"/>
        <w:numPr>
          <w:ilvl w:val="2"/>
          <w:numId w:val="49"/>
        </w:numPr>
      </w:pPr>
      <w:r>
        <w:t xml:space="preserve"> </w:t>
      </w:r>
      <w:bookmarkStart w:id="58" w:name="_Toc157388200"/>
      <w:r w:rsidR="004E2C48">
        <w:t>view cour</w:t>
      </w:r>
      <w:r w:rsidR="008323E1">
        <w:t>ses</w:t>
      </w:r>
      <w:bookmarkEnd w:id="58"/>
    </w:p>
    <w:p w14:paraId="30BAF337" w14:textId="7319BDB3" w:rsidR="008323E1" w:rsidRDefault="00515E93" w:rsidP="7882F4FC">
      <w:pPr>
        <w:tabs>
          <w:tab w:val="left" w:pos="7686"/>
        </w:tabs>
      </w:pPr>
      <w:r>
        <w:rPr>
          <w:noProof/>
        </w:rPr>
        <mc:AlternateContent>
          <mc:Choice Requires="wps">
            <w:drawing>
              <wp:anchor distT="0" distB="0" distL="114300" distR="114300" simplePos="0" relativeHeight="251640832" behindDoc="0" locked="0" layoutInCell="1" allowOverlap="1" wp14:anchorId="61E8D59D" wp14:editId="4D28D160">
                <wp:simplePos x="0" y="0"/>
                <wp:positionH relativeFrom="margin">
                  <wp:align>left</wp:align>
                </wp:positionH>
                <wp:positionV relativeFrom="paragraph">
                  <wp:posOffset>172085</wp:posOffset>
                </wp:positionV>
                <wp:extent cx="3413760" cy="4695825"/>
                <wp:effectExtent l="0" t="0" r="0" b="9525"/>
                <wp:wrapThrough wrapText="bothSides">
                  <wp:wrapPolygon edited="0">
                    <wp:start x="0" y="0"/>
                    <wp:lineTo x="0" y="21556"/>
                    <wp:lineTo x="21455" y="21556"/>
                    <wp:lineTo x="21455" y="0"/>
                    <wp:lineTo x="0" y="0"/>
                  </wp:wrapPolygon>
                </wp:wrapThrough>
                <wp:docPr id="685319104" name="Rectangle 685319104"/>
                <wp:cNvGraphicFramePr/>
                <a:graphic xmlns:a="http://schemas.openxmlformats.org/drawingml/2006/main">
                  <a:graphicData uri="http://schemas.microsoft.com/office/word/2010/wordprocessingShape">
                    <wps:wsp>
                      <wps:cNvSpPr/>
                      <wps:spPr>
                        <a:xfrm>
                          <a:off x="0" y="0"/>
                          <a:ext cx="3413760" cy="4695825"/>
                        </a:xfrm>
                        <a:prstGeom prst="rect">
                          <a:avLst/>
                        </a:prstGeom>
                        <a:solidFill>
                          <a:schemeClr val="lt1"/>
                        </a:solidFill>
                        <a:ln>
                          <a:noFill/>
                        </a:ln>
                      </wps:spPr>
                      <wps:txbx>
                        <w:txbxContent>
                          <w:p w14:paraId="591EE719" w14:textId="63EAE15B" w:rsidR="005A0E12" w:rsidRPr="00E02A81" w:rsidRDefault="005A0E12" w:rsidP="005A0E12">
                            <w:pPr>
                              <w:spacing w:line="256" w:lineRule="auto"/>
                              <w:rPr>
                                <w:rFonts w:asciiTheme="majorBidi" w:hAnsiTheme="majorBidi" w:cstheme="majorBidi"/>
                                <w:color w:val="000000"/>
                                <w:sz w:val="24"/>
                                <w:szCs w:val="24"/>
                              </w:rPr>
                            </w:pPr>
                            <w:r w:rsidRPr="00E02A81">
                              <w:rPr>
                                <w:rFonts w:asciiTheme="majorBidi" w:hAnsiTheme="majorBidi" w:cstheme="majorBidi"/>
                                <w:color w:val="000000"/>
                                <w:sz w:val="24"/>
                                <w:szCs w:val="24"/>
                              </w:rPr>
                              <w:t>One of the goals of the project is to teach deaf and normal users sign language, which is done through courses. so, the user must view these courses.</w:t>
                            </w:r>
                            <w:r w:rsidR="0071314E" w:rsidRPr="00E02A81">
                              <w:rPr>
                                <w:rFonts w:asciiTheme="majorBidi" w:hAnsiTheme="majorBidi" w:cstheme="majorBidi"/>
                                <w:color w:val="000000"/>
                                <w:sz w:val="24"/>
                                <w:szCs w:val="24"/>
                              </w:rPr>
                              <w:t xml:space="preserve"> The user logs into his account</w:t>
                            </w:r>
                          </w:p>
                          <w:p w14:paraId="6BC9A934" w14:textId="44301E83" w:rsidR="005A0E12" w:rsidRPr="00E02A81" w:rsidRDefault="00B257D9" w:rsidP="005A0E12">
                            <w:pPr>
                              <w:spacing w:line="256" w:lineRule="auto"/>
                              <w:rPr>
                                <w:rFonts w:asciiTheme="majorBidi" w:hAnsiTheme="majorBidi" w:cstheme="majorBidi"/>
                                <w:color w:val="000000"/>
                                <w:sz w:val="24"/>
                                <w:szCs w:val="24"/>
                              </w:rPr>
                            </w:pPr>
                            <w:r w:rsidRPr="00E02A81">
                              <w:rPr>
                                <w:rFonts w:asciiTheme="majorBidi" w:hAnsiTheme="majorBidi" w:cstheme="majorBidi"/>
                                <w:color w:val="000000"/>
                                <w:sz w:val="24"/>
                                <w:szCs w:val="24"/>
                              </w:rPr>
                              <w:t>, Then</w:t>
                            </w:r>
                            <w:r w:rsidR="005A0E12" w:rsidRPr="00E02A81">
                              <w:rPr>
                                <w:rFonts w:asciiTheme="majorBidi" w:hAnsiTheme="majorBidi" w:cstheme="majorBidi"/>
                                <w:color w:val="000000"/>
                                <w:sz w:val="24"/>
                                <w:szCs w:val="24"/>
                              </w:rPr>
                              <w:t xml:space="preserve"> he chooses view courses, through which all the courses in the system that are available to the user are </w:t>
                            </w:r>
                            <w:r w:rsidRPr="00E02A81">
                              <w:rPr>
                                <w:rFonts w:asciiTheme="majorBidi" w:hAnsiTheme="majorBidi" w:cstheme="majorBidi"/>
                                <w:color w:val="000000"/>
                                <w:sz w:val="24"/>
                                <w:szCs w:val="24"/>
                              </w:rPr>
                              <w:t>displayed.</w:t>
                            </w:r>
                          </w:p>
                          <w:p w14:paraId="326D0E4D" w14:textId="3E6B4377" w:rsidR="005A0E12" w:rsidRPr="00E02A81" w:rsidRDefault="005A0E12" w:rsidP="005A0E12">
                            <w:pPr>
                              <w:spacing w:line="256" w:lineRule="auto"/>
                              <w:rPr>
                                <w:rFonts w:asciiTheme="majorBidi" w:hAnsiTheme="majorBidi" w:cstheme="majorBidi"/>
                                <w:color w:val="000000"/>
                                <w:sz w:val="24"/>
                                <w:szCs w:val="24"/>
                              </w:rPr>
                            </w:pPr>
                            <w:r w:rsidRPr="00E02A81">
                              <w:rPr>
                                <w:rFonts w:asciiTheme="majorBidi" w:hAnsiTheme="majorBidi" w:cstheme="majorBidi"/>
                                <w:color w:val="000000"/>
                                <w:sz w:val="24"/>
                                <w:szCs w:val="24"/>
                              </w:rPr>
                              <w:t xml:space="preserve"> </w:t>
                            </w:r>
                            <w:r w:rsidR="00B257D9" w:rsidRPr="00E02A81">
                              <w:rPr>
                                <w:rFonts w:asciiTheme="majorBidi" w:hAnsiTheme="majorBidi" w:cstheme="majorBidi"/>
                                <w:color w:val="000000"/>
                                <w:sz w:val="24"/>
                                <w:szCs w:val="24"/>
                              </w:rPr>
                              <w:t>, The</w:t>
                            </w:r>
                            <w:r w:rsidRPr="00E02A81">
                              <w:rPr>
                                <w:rFonts w:asciiTheme="majorBidi" w:hAnsiTheme="majorBidi" w:cstheme="majorBidi"/>
                                <w:color w:val="000000"/>
                                <w:sz w:val="24"/>
                                <w:szCs w:val="24"/>
                              </w:rPr>
                              <w:t xml:space="preserve"> user chooses the course he </w:t>
                            </w:r>
                            <w:r w:rsidR="00B257D9" w:rsidRPr="00E02A81">
                              <w:rPr>
                                <w:rFonts w:asciiTheme="majorBidi" w:hAnsiTheme="majorBidi" w:cstheme="majorBidi"/>
                                <w:color w:val="000000"/>
                                <w:sz w:val="24"/>
                                <w:szCs w:val="24"/>
                              </w:rPr>
                              <w:t>wants.</w:t>
                            </w:r>
                          </w:p>
                          <w:p w14:paraId="38F36AEB" w14:textId="30A647DB" w:rsidR="00746AE9" w:rsidRPr="00E02A81" w:rsidRDefault="005A0E12" w:rsidP="005A0E12">
                            <w:pPr>
                              <w:spacing w:line="256" w:lineRule="auto"/>
                              <w:rPr>
                                <w:rFonts w:asciiTheme="majorBidi" w:hAnsiTheme="majorBidi" w:cstheme="majorBidi"/>
                                <w:color w:val="000000"/>
                                <w:sz w:val="24"/>
                                <w:szCs w:val="24"/>
                              </w:rPr>
                            </w:pPr>
                            <w:r w:rsidRPr="00E02A81">
                              <w:rPr>
                                <w:rFonts w:asciiTheme="majorBidi" w:hAnsiTheme="majorBidi" w:cstheme="majorBidi"/>
                                <w:color w:val="000000"/>
                                <w:sz w:val="24"/>
                                <w:szCs w:val="24"/>
                              </w:rPr>
                              <w:t xml:space="preserve"> </w:t>
                            </w:r>
                            <w:r w:rsidR="00B257D9" w:rsidRPr="00E02A81">
                              <w:rPr>
                                <w:rFonts w:asciiTheme="majorBidi" w:hAnsiTheme="majorBidi" w:cstheme="majorBidi"/>
                                <w:color w:val="000000"/>
                                <w:sz w:val="24"/>
                                <w:szCs w:val="24"/>
                              </w:rPr>
                              <w:t>, The</w:t>
                            </w:r>
                            <w:r w:rsidRPr="00E02A81">
                              <w:rPr>
                                <w:rFonts w:asciiTheme="majorBidi" w:hAnsiTheme="majorBidi" w:cstheme="majorBidi"/>
                                <w:color w:val="000000"/>
                                <w:sz w:val="24"/>
                                <w:szCs w:val="24"/>
                              </w:rPr>
                              <w:t xml:space="preserve"> details of this course and the educational path it will follow are displayed</w:t>
                            </w:r>
                            <w:r w:rsidR="005472FA" w:rsidRPr="00E02A81">
                              <w:rPr>
                                <w:rFonts w:asciiTheme="majorBidi" w:hAnsiTheme="majorBidi" w:cstheme="majorBidi"/>
                                <w:color w:val="000000"/>
                                <w:sz w:val="24"/>
                                <w:szCs w:val="24"/>
                              </w:rPr>
                              <w:t>.</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61E8D59D" id="Rectangle 685319104" o:spid="_x0000_s1038" style="position:absolute;margin-left:0;margin-top:13.55pt;width:268.8pt;height:369.75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" fillcolor="white [3201]" stroked="f">
                <v:textbox>
                  <w:txbxContent>
                    <w:p w14:paraId="591EE719" w14:textId="63EAE15B" w:rsidR="005A0E12" w:rsidRPr="00E02A81" w:rsidRDefault="005A0E12" w:rsidP="005A0E12">
                      <w:pPr>
                        <w:spacing w:line="256" w:lineRule="auto"/>
                        <w:rPr>
                          <w:rFonts w:asciiTheme="majorBidi" w:hAnsiTheme="majorBidi" w:cstheme="majorBidi"/>
                          <w:color w:val="000000"/>
                          <w:sz w:val="24"/>
                          <w:szCs w:val="24"/>
                        </w:rPr>
                      </w:pPr>
                      <w:r w:rsidRPr="00E02A81">
                        <w:rPr>
                          <w:rFonts w:asciiTheme="majorBidi" w:hAnsiTheme="majorBidi" w:cstheme="majorBidi"/>
                          <w:color w:val="000000"/>
                          <w:sz w:val="24"/>
                          <w:szCs w:val="24"/>
                        </w:rPr>
                        <w:t>One of the goals of the project is to teach deaf and normal users sign language, which is done through courses. so, the user must view these courses.</w:t>
                      </w:r>
                      <w:r w:rsidR="0071314E" w:rsidRPr="00E02A81">
                        <w:rPr>
                          <w:rFonts w:asciiTheme="majorBidi" w:hAnsiTheme="majorBidi" w:cstheme="majorBidi"/>
                          <w:color w:val="000000"/>
                          <w:sz w:val="24"/>
                          <w:szCs w:val="24"/>
                        </w:rPr>
                        <w:t xml:space="preserve"> The user logs into his account</w:t>
                      </w:r>
                    </w:p>
                    <w:p w14:paraId="6BC9A934" w14:textId="44301E83" w:rsidR="005A0E12" w:rsidRPr="00E02A81" w:rsidRDefault="00B257D9" w:rsidP="005A0E12">
                      <w:pPr>
                        <w:spacing w:line="256" w:lineRule="auto"/>
                        <w:rPr>
                          <w:rFonts w:asciiTheme="majorBidi" w:hAnsiTheme="majorBidi" w:cstheme="majorBidi"/>
                          <w:color w:val="000000"/>
                          <w:sz w:val="24"/>
                          <w:szCs w:val="24"/>
                        </w:rPr>
                      </w:pPr>
                      <w:r w:rsidRPr="00E02A81">
                        <w:rPr>
                          <w:rFonts w:asciiTheme="majorBidi" w:hAnsiTheme="majorBidi" w:cstheme="majorBidi"/>
                          <w:color w:val="000000"/>
                          <w:sz w:val="24"/>
                          <w:szCs w:val="24"/>
                        </w:rPr>
                        <w:t>, Then</w:t>
                      </w:r>
                      <w:r w:rsidR="005A0E12" w:rsidRPr="00E02A81">
                        <w:rPr>
                          <w:rFonts w:asciiTheme="majorBidi" w:hAnsiTheme="majorBidi" w:cstheme="majorBidi"/>
                          <w:color w:val="000000"/>
                          <w:sz w:val="24"/>
                          <w:szCs w:val="24"/>
                        </w:rPr>
                        <w:t xml:space="preserve"> he chooses view courses, through which all the courses in the system that are available to the user are </w:t>
                      </w:r>
                      <w:r w:rsidRPr="00E02A81">
                        <w:rPr>
                          <w:rFonts w:asciiTheme="majorBidi" w:hAnsiTheme="majorBidi" w:cstheme="majorBidi"/>
                          <w:color w:val="000000"/>
                          <w:sz w:val="24"/>
                          <w:szCs w:val="24"/>
                        </w:rPr>
                        <w:t>displayed.</w:t>
                      </w:r>
                    </w:p>
                    <w:p w14:paraId="326D0E4D" w14:textId="3E6B4377" w:rsidR="005A0E12" w:rsidRPr="00E02A81" w:rsidRDefault="005A0E12" w:rsidP="005A0E12">
                      <w:pPr>
                        <w:spacing w:line="256" w:lineRule="auto"/>
                        <w:rPr>
                          <w:rFonts w:asciiTheme="majorBidi" w:hAnsiTheme="majorBidi" w:cstheme="majorBidi"/>
                          <w:color w:val="000000"/>
                          <w:sz w:val="24"/>
                          <w:szCs w:val="24"/>
                        </w:rPr>
                      </w:pPr>
                      <w:r w:rsidRPr="00E02A81">
                        <w:rPr>
                          <w:rFonts w:asciiTheme="majorBidi" w:hAnsiTheme="majorBidi" w:cstheme="majorBidi"/>
                          <w:color w:val="000000"/>
                          <w:sz w:val="24"/>
                          <w:szCs w:val="24"/>
                        </w:rPr>
                        <w:t xml:space="preserve"> </w:t>
                      </w:r>
                      <w:r w:rsidR="00B257D9" w:rsidRPr="00E02A81">
                        <w:rPr>
                          <w:rFonts w:asciiTheme="majorBidi" w:hAnsiTheme="majorBidi" w:cstheme="majorBidi"/>
                          <w:color w:val="000000"/>
                          <w:sz w:val="24"/>
                          <w:szCs w:val="24"/>
                        </w:rPr>
                        <w:t>, The</w:t>
                      </w:r>
                      <w:r w:rsidRPr="00E02A81">
                        <w:rPr>
                          <w:rFonts w:asciiTheme="majorBidi" w:hAnsiTheme="majorBidi" w:cstheme="majorBidi"/>
                          <w:color w:val="000000"/>
                          <w:sz w:val="24"/>
                          <w:szCs w:val="24"/>
                        </w:rPr>
                        <w:t xml:space="preserve"> user chooses the course he </w:t>
                      </w:r>
                      <w:r w:rsidR="00B257D9" w:rsidRPr="00E02A81">
                        <w:rPr>
                          <w:rFonts w:asciiTheme="majorBidi" w:hAnsiTheme="majorBidi" w:cstheme="majorBidi"/>
                          <w:color w:val="000000"/>
                          <w:sz w:val="24"/>
                          <w:szCs w:val="24"/>
                        </w:rPr>
                        <w:t>wants.</w:t>
                      </w:r>
                    </w:p>
                    <w:p w14:paraId="38F36AEB" w14:textId="30A647DB" w:rsidR="00746AE9" w:rsidRPr="00E02A81" w:rsidRDefault="005A0E12" w:rsidP="005A0E12">
                      <w:pPr>
                        <w:spacing w:line="256" w:lineRule="auto"/>
                        <w:rPr>
                          <w:rFonts w:asciiTheme="majorBidi" w:hAnsiTheme="majorBidi" w:cstheme="majorBidi"/>
                          <w:color w:val="000000"/>
                          <w:sz w:val="24"/>
                          <w:szCs w:val="24"/>
                        </w:rPr>
                      </w:pPr>
                      <w:r w:rsidRPr="00E02A81">
                        <w:rPr>
                          <w:rFonts w:asciiTheme="majorBidi" w:hAnsiTheme="majorBidi" w:cstheme="majorBidi"/>
                          <w:color w:val="000000"/>
                          <w:sz w:val="24"/>
                          <w:szCs w:val="24"/>
                        </w:rPr>
                        <w:t xml:space="preserve"> </w:t>
                      </w:r>
                      <w:r w:rsidR="00B257D9" w:rsidRPr="00E02A81">
                        <w:rPr>
                          <w:rFonts w:asciiTheme="majorBidi" w:hAnsiTheme="majorBidi" w:cstheme="majorBidi"/>
                          <w:color w:val="000000"/>
                          <w:sz w:val="24"/>
                          <w:szCs w:val="24"/>
                        </w:rPr>
                        <w:t>, The</w:t>
                      </w:r>
                      <w:r w:rsidRPr="00E02A81">
                        <w:rPr>
                          <w:rFonts w:asciiTheme="majorBidi" w:hAnsiTheme="majorBidi" w:cstheme="majorBidi"/>
                          <w:color w:val="000000"/>
                          <w:sz w:val="24"/>
                          <w:szCs w:val="24"/>
                        </w:rPr>
                        <w:t xml:space="preserve"> details of this course and the educational path it will follow are displayed</w:t>
                      </w:r>
                      <w:r w:rsidR="005472FA" w:rsidRPr="00E02A81">
                        <w:rPr>
                          <w:rFonts w:asciiTheme="majorBidi" w:hAnsiTheme="majorBidi" w:cstheme="majorBidi"/>
                          <w:color w:val="000000"/>
                          <w:sz w:val="24"/>
                          <w:szCs w:val="24"/>
                        </w:rPr>
                        <w:t>.</w:t>
                      </w:r>
                    </w:p>
                  </w:txbxContent>
                </v:textbox>
                <w10:wrap type="through" anchorx="margin"/>
              </v:rect>
            </w:pict>
          </mc:Fallback>
        </mc:AlternateContent>
      </w:r>
    </w:p>
    <w:p w14:paraId="3534017E" w14:textId="03491719" w:rsidR="00C36187" w:rsidRDefault="00A211B5" w:rsidP="1A8AF959">
      <w:pPr>
        <w:ind w:firstLine="720"/>
        <w:rPr>
          <w:sz w:val="28"/>
          <w:szCs w:val="28"/>
        </w:rPr>
      </w:pPr>
      <w:r w:rsidRPr="1A8AF959">
        <w:rPr>
          <w:sz w:val="28"/>
          <w:szCs w:val="28"/>
        </w:rPr>
        <w:t xml:space="preserve">   </w:t>
      </w:r>
    </w:p>
    <w:p w14:paraId="02285233" w14:textId="77777777" w:rsidR="002E4C1A" w:rsidRDefault="002E4C1A" w:rsidP="1A8AF959">
      <w:pPr>
        <w:ind w:firstLine="720"/>
        <w:rPr>
          <w:sz w:val="28"/>
          <w:szCs w:val="28"/>
        </w:rPr>
      </w:pPr>
    </w:p>
    <w:p w14:paraId="6AE9F330" w14:textId="77777777" w:rsidR="006C35E3" w:rsidRDefault="006C35E3" w:rsidP="1A8AF959">
      <w:pPr>
        <w:ind w:firstLine="720"/>
        <w:rPr>
          <w:sz w:val="28"/>
          <w:szCs w:val="28"/>
        </w:rPr>
      </w:pPr>
    </w:p>
    <w:p w14:paraId="641228C7" w14:textId="77777777" w:rsidR="006C35E3" w:rsidRDefault="006C35E3" w:rsidP="1A8AF959">
      <w:pPr>
        <w:ind w:firstLine="720"/>
        <w:rPr>
          <w:sz w:val="28"/>
          <w:szCs w:val="28"/>
        </w:rPr>
      </w:pPr>
    </w:p>
    <w:p w14:paraId="2267DC91" w14:textId="77777777" w:rsidR="006C35E3" w:rsidRDefault="006C35E3" w:rsidP="1A8AF959">
      <w:pPr>
        <w:ind w:firstLine="720"/>
        <w:rPr>
          <w:sz w:val="28"/>
          <w:szCs w:val="28"/>
        </w:rPr>
      </w:pPr>
    </w:p>
    <w:p w14:paraId="51744735" w14:textId="77777777" w:rsidR="00057503" w:rsidRDefault="00057503" w:rsidP="1A8AF959">
      <w:pPr>
        <w:ind w:firstLine="720"/>
        <w:rPr>
          <w:sz w:val="28"/>
          <w:szCs w:val="28"/>
        </w:rPr>
      </w:pPr>
    </w:p>
    <w:p w14:paraId="1A4BD6B2" w14:textId="77777777" w:rsidR="002E4C1A" w:rsidRPr="00DA0135" w:rsidRDefault="002E4C1A" w:rsidP="1A8AF959">
      <w:pPr>
        <w:ind w:firstLine="720"/>
        <w:rPr>
          <w:b/>
          <w:bCs/>
          <w:sz w:val="28"/>
          <w:szCs w:val="28"/>
        </w:rPr>
      </w:pPr>
    </w:p>
    <w:p w14:paraId="572B7A21" w14:textId="59546420" w:rsidR="00EA1BB2" w:rsidRPr="00696142" w:rsidRDefault="001B2CD2" w:rsidP="00E07706">
      <w:pPr>
        <w:pStyle w:val="Heading3"/>
        <w:numPr>
          <w:ilvl w:val="2"/>
          <w:numId w:val="49"/>
        </w:numPr>
        <w:rPr>
          <w:szCs w:val="28"/>
        </w:rPr>
      </w:pPr>
      <w:bookmarkStart w:id="59" w:name="_Toc157388201"/>
      <w:r>
        <w:rPr>
          <w:noProof/>
        </w:rPr>
        <w:lastRenderedPageBreak/>
        <w:drawing>
          <wp:anchor distT="0" distB="0" distL="114300" distR="114300" simplePos="0" relativeHeight="251659264" behindDoc="0" locked="0" layoutInCell="1" allowOverlap="1" wp14:anchorId="17C88D71" wp14:editId="21A63BEC">
            <wp:simplePos x="0" y="0"/>
            <wp:positionH relativeFrom="column">
              <wp:posOffset>3524250</wp:posOffset>
            </wp:positionH>
            <wp:positionV relativeFrom="paragraph">
              <wp:posOffset>0</wp:posOffset>
            </wp:positionV>
            <wp:extent cx="2955290" cy="6743700"/>
            <wp:effectExtent l="0" t="0" r="0" b="0"/>
            <wp:wrapThrough wrapText="bothSides">
              <wp:wrapPolygon edited="0">
                <wp:start x="0" y="0"/>
                <wp:lineTo x="0" y="21539"/>
                <wp:lineTo x="21442" y="21539"/>
                <wp:lineTo x="21442" y="0"/>
                <wp:lineTo x="0" y="0"/>
              </wp:wrapPolygon>
            </wp:wrapThrough>
            <wp:docPr id="116341053" name="Picture 11634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1053" name="Picture 11634105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55290" cy="674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925">
        <w:t xml:space="preserve"> </w:t>
      </w:r>
      <w:r w:rsidR="006357C1">
        <w:rPr>
          <w:szCs w:val="28"/>
        </w:rPr>
        <w:t>Manage</w:t>
      </w:r>
      <w:r w:rsidR="00741AEC" w:rsidRPr="00DA0135">
        <w:rPr>
          <w:szCs w:val="28"/>
        </w:rPr>
        <w:t xml:space="preserve"> </w:t>
      </w:r>
      <w:r w:rsidR="00696142">
        <w:rPr>
          <w:szCs w:val="28"/>
        </w:rPr>
        <w:t>Account</w:t>
      </w:r>
      <w:r w:rsidR="00EA1BB2" w:rsidRPr="00DA0135">
        <w:rPr>
          <w:szCs w:val="28"/>
        </w:rPr>
        <w:t>:</w:t>
      </w:r>
      <w:r w:rsidR="00912010">
        <w:rPr>
          <w:noProof/>
        </w:rPr>
        <mc:AlternateContent>
          <mc:Choice Requires="wps">
            <w:drawing>
              <wp:anchor distT="0" distB="0" distL="114300" distR="114300" simplePos="0" relativeHeight="251625472" behindDoc="0" locked="0" layoutInCell="1" allowOverlap="1" wp14:anchorId="6204FDDF" wp14:editId="1BEE1DF9">
                <wp:simplePos x="0" y="0"/>
                <wp:positionH relativeFrom="column">
                  <wp:posOffset>-320040</wp:posOffset>
                </wp:positionH>
                <wp:positionV relativeFrom="paragraph">
                  <wp:posOffset>393700</wp:posOffset>
                </wp:positionV>
                <wp:extent cx="3764280" cy="7063740"/>
                <wp:effectExtent l="0" t="0" r="26670" b="22860"/>
                <wp:wrapNone/>
                <wp:docPr id="758318471" name="Text Box 758318471"/>
                <wp:cNvGraphicFramePr/>
                <a:graphic xmlns:a="http://schemas.openxmlformats.org/drawingml/2006/main">
                  <a:graphicData uri="http://schemas.microsoft.com/office/word/2010/wordprocessingShape">
                    <wps:wsp>
                      <wps:cNvSpPr txBox="1"/>
                      <wps:spPr>
                        <a:xfrm>
                          <a:off x="0" y="0"/>
                          <a:ext cx="3764280" cy="7063740"/>
                        </a:xfrm>
                        <a:prstGeom prst="rect">
                          <a:avLst/>
                        </a:prstGeom>
                        <a:solidFill>
                          <a:schemeClr val="lt1"/>
                        </a:solidFill>
                        <a:ln w="6350">
                          <a:solidFill>
                            <a:schemeClr val="bg1"/>
                          </a:solidFill>
                        </a:ln>
                      </wps:spPr>
                      <wps:txbx>
                        <w:txbxContent>
                          <w:p w14:paraId="362BDB22" w14:textId="4F29D48D" w:rsidR="00570220" w:rsidRPr="00264CE5" w:rsidRDefault="003D2C59" w:rsidP="00570220">
                            <w:pPr>
                              <w:rPr>
                                <w:rFonts w:asciiTheme="majorBidi" w:hAnsiTheme="majorBidi" w:cstheme="majorBidi"/>
                                <w:sz w:val="24"/>
                                <w:szCs w:val="24"/>
                              </w:rPr>
                            </w:pPr>
                            <w:r w:rsidRPr="00264CE5">
                              <w:rPr>
                                <w:rFonts w:asciiTheme="majorBidi" w:hAnsiTheme="majorBidi" w:cstheme="majorBidi"/>
                                <w:sz w:val="24"/>
                                <w:szCs w:val="24"/>
                              </w:rPr>
                              <w:t xml:space="preserve">The Admin Can </w:t>
                            </w:r>
                            <w:r w:rsidR="00920D75" w:rsidRPr="00264CE5">
                              <w:rPr>
                                <w:rFonts w:asciiTheme="majorBidi" w:hAnsiTheme="majorBidi" w:cstheme="majorBidi"/>
                                <w:sz w:val="24"/>
                                <w:szCs w:val="24"/>
                              </w:rPr>
                              <w:t>Manage</w:t>
                            </w:r>
                            <w:r w:rsidRPr="00264CE5">
                              <w:rPr>
                                <w:rFonts w:asciiTheme="majorBidi" w:hAnsiTheme="majorBidi" w:cstheme="majorBidi"/>
                                <w:sz w:val="24"/>
                                <w:szCs w:val="24"/>
                              </w:rPr>
                              <w:t xml:space="preserve"> </w:t>
                            </w:r>
                            <w:r w:rsidR="00592E5E" w:rsidRPr="00264CE5">
                              <w:rPr>
                                <w:rFonts w:asciiTheme="majorBidi" w:hAnsiTheme="majorBidi" w:cstheme="majorBidi"/>
                                <w:sz w:val="24"/>
                                <w:szCs w:val="24"/>
                              </w:rPr>
                              <w:t xml:space="preserve">User </w:t>
                            </w:r>
                            <w:r w:rsidR="00855FF1" w:rsidRPr="00264CE5">
                              <w:rPr>
                                <w:rFonts w:asciiTheme="majorBidi" w:hAnsiTheme="majorBidi" w:cstheme="majorBidi"/>
                                <w:sz w:val="24"/>
                                <w:szCs w:val="24"/>
                              </w:rPr>
                              <w:t>Account</w:t>
                            </w:r>
                            <w:r w:rsidR="00566F94" w:rsidRPr="00264CE5">
                              <w:rPr>
                                <w:rFonts w:asciiTheme="majorBidi" w:hAnsiTheme="majorBidi" w:cstheme="majorBidi"/>
                                <w:sz w:val="24"/>
                                <w:szCs w:val="24"/>
                              </w:rPr>
                              <w:t>s</w:t>
                            </w:r>
                            <w:r w:rsidR="00592E5E" w:rsidRPr="00264CE5">
                              <w:rPr>
                                <w:rFonts w:asciiTheme="majorBidi" w:hAnsiTheme="majorBidi" w:cstheme="majorBidi"/>
                                <w:sz w:val="24"/>
                                <w:szCs w:val="24"/>
                              </w:rPr>
                              <w:t xml:space="preserve"> </w:t>
                            </w:r>
                            <w:r w:rsidR="003C3337" w:rsidRPr="00264CE5">
                              <w:rPr>
                                <w:rFonts w:asciiTheme="majorBidi" w:hAnsiTheme="majorBidi" w:cstheme="majorBidi"/>
                                <w:sz w:val="24"/>
                                <w:szCs w:val="24"/>
                              </w:rPr>
                              <w:t>such as</w:t>
                            </w:r>
                            <w:r w:rsidR="003934D1" w:rsidRPr="00264CE5">
                              <w:rPr>
                                <w:rFonts w:asciiTheme="majorBidi" w:hAnsiTheme="majorBidi" w:cstheme="majorBidi"/>
                                <w:sz w:val="24"/>
                                <w:szCs w:val="24"/>
                              </w:rPr>
                              <w:t xml:space="preserve"> viewing,</w:t>
                            </w:r>
                            <w:r w:rsidR="003C3337" w:rsidRPr="00264CE5">
                              <w:rPr>
                                <w:rFonts w:asciiTheme="majorBidi" w:hAnsiTheme="majorBidi" w:cstheme="majorBidi"/>
                                <w:sz w:val="24"/>
                                <w:szCs w:val="24"/>
                              </w:rPr>
                              <w:t xml:space="preserve"> </w:t>
                            </w:r>
                            <w:r w:rsidR="00DE1560" w:rsidRPr="00264CE5">
                              <w:rPr>
                                <w:rFonts w:asciiTheme="majorBidi" w:hAnsiTheme="majorBidi" w:cstheme="majorBidi"/>
                                <w:sz w:val="24"/>
                                <w:szCs w:val="24"/>
                              </w:rPr>
                              <w:t>editing or deleting account</w:t>
                            </w:r>
                            <w:r w:rsidR="00570220" w:rsidRPr="00264CE5">
                              <w:rPr>
                                <w:rFonts w:asciiTheme="majorBidi" w:hAnsiTheme="majorBidi" w:cstheme="majorBidi"/>
                                <w:sz w:val="24"/>
                                <w:szCs w:val="24"/>
                              </w:rPr>
                              <w:t>.</w:t>
                            </w:r>
                          </w:p>
                          <w:p w14:paraId="1686ED43" w14:textId="285177A1" w:rsidR="00570220" w:rsidRPr="00264CE5" w:rsidRDefault="008E0A5A" w:rsidP="00570220">
                            <w:pPr>
                              <w:rPr>
                                <w:rFonts w:asciiTheme="majorBidi" w:hAnsiTheme="majorBidi" w:cstheme="majorBidi"/>
                                <w:sz w:val="24"/>
                                <w:szCs w:val="24"/>
                              </w:rPr>
                            </w:pPr>
                            <w:r w:rsidRPr="00264CE5">
                              <w:rPr>
                                <w:rFonts w:asciiTheme="majorBidi" w:hAnsiTheme="majorBidi" w:cstheme="majorBidi"/>
                                <w:sz w:val="24"/>
                                <w:szCs w:val="24"/>
                              </w:rPr>
                              <w:t>The admin can</w:t>
                            </w:r>
                            <w:r w:rsidR="00810EF8" w:rsidRPr="00264CE5">
                              <w:rPr>
                                <w:rFonts w:asciiTheme="majorBidi" w:hAnsiTheme="majorBidi" w:cstheme="majorBidi"/>
                                <w:sz w:val="24"/>
                                <w:szCs w:val="24"/>
                              </w:rPr>
                              <w:t xml:space="preserve"> view user information like</w:t>
                            </w:r>
                            <w:r w:rsidR="00C54D63" w:rsidRPr="00264CE5">
                              <w:rPr>
                                <w:rFonts w:asciiTheme="majorBidi" w:hAnsiTheme="majorBidi" w:cstheme="majorBidi"/>
                                <w:sz w:val="24"/>
                                <w:szCs w:val="24"/>
                              </w:rPr>
                              <w:t>:</w:t>
                            </w:r>
                          </w:p>
                          <w:p w14:paraId="414C8359" w14:textId="29599083" w:rsidR="00592E5E" w:rsidRPr="00264CE5" w:rsidRDefault="00592E5E" w:rsidP="00AD09C4">
                            <w:pPr>
                              <w:pStyle w:val="ListParagraph"/>
                              <w:numPr>
                                <w:ilvl w:val="0"/>
                                <w:numId w:val="13"/>
                              </w:numPr>
                              <w:rPr>
                                <w:rFonts w:asciiTheme="majorBidi" w:hAnsiTheme="majorBidi" w:cstheme="majorBidi"/>
                                <w:sz w:val="24"/>
                                <w:szCs w:val="24"/>
                              </w:rPr>
                            </w:pPr>
                            <w:r w:rsidRPr="00264CE5">
                              <w:rPr>
                                <w:rFonts w:asciiTheme="majorBidi" w:hAnsiTheme="majorBidi" w:cstheme="majorBidi"/>
                                <w:sz w:val="24"/>
                                <w:szCs w:val="24"/>
                              </w:rPr>
                              <w:t>Name</w:t>
                            </w:r>
                          </w:p>
                          <w:p w14:paraId="4DEC040E" w14:textId="4D8DC9D6" w:rsidR="005D7EF6" w:rsidRPr="00264CE5" w:rsidRDefault="005D7EF6" w:rsidP="00AD09C4">
                            <w:pPr>
                              <w:pStyle w:val="ListParagraph"/>
                              <w:numPr>
                                <w:ilvl w:val="0"/>
                                <w:numId w:val="13"/>
                              </w:numPr>
                              <w:rPr>
                                <w:rFonts w:asciiTheme="majorBidi" w:hAnsiTheme="majorBidi" w:cstheme="majorBidi"/>
                                <w:sz w:val="24"/>
                                <w:szCs w:val="24"/>
                              </w:rPr>
                            </w:pPr>
                            <w:r w:rsidRPr="00264CE5">
                              <w:rPr>
                                <w:rFonts w:asciiTheme="majorBidi" w:hAnsiTheme="majorBidi" w:cstheme="majorBidi"/>
                                <w:sz w:val="24"/>
                                <w:szCs w:val="24"/>
                              </w:rPr>
                              <w:t>Username</w:t>
                            </w:r>
                          </w:p>
                          <w:p w14:paraId="4E1C0333" w14:textId="0E147155" w:rsidR="00592E5E" w:rsidRPr="00264CE5" w:rsidRDefault="00592E5E" w:rsidP="00AD09C4">
                            <w:pPr>
                              <w:pStyle w:val="ListParagraph"/>
                              <w:numPr>
                                <w:ilvl w:val="0"/>
                                <w:numId w:val="13"/>
                              </w:numPr>
                              <w:rPr>
                                <w:rFonts w:asciiTheme="majorBidi" w:hAnsiTheme="majorBidi" w:cstheme="majorBidi"/>
                                <w:sz w:val="24"/>
                                <w:szCs w:val="24"/>
                              </w:rPr>
                            </w:pPr>
                            <w:r w:rsidRPr="00264CE5">
                              <w:rPr>
                                <w:rFonts w:asciiTheme="majorBidi" w:hAnsiTheme="majorBidi" w:cstheme="majorBidi"/>
                                <w:sz w:val="24"/>
                                <w:szCs w:val="24"/>
                              </w:rPr>
                              <w:t>Profile photo</w:t>
                            </w:r>
                          </w:p>
                          <w:p w14:paraId="4CEB225C" w14:textId="66A07A90" w:rsidR="00592E5E" w:rsidRPr="00264CE5" w:rsidRDefault="00592E5E" w:rsidP="00AD09C4">
                            <w:pPr>
                              <w:pStyle w:val="ListParagraph"/>
                              <w:numPr>
                                <w:ilvl w:val="0"/>
                                <w:numId w:val="13"/>
                              </w:numPr>
                              <w:rPr>
                                <w:rFonts w:asciiTheme="majorBidi" w:hAnsiTheme="majorBidi" w:cstheme="majorBidi"/>
                                <w:sz w:val="24"/>
                                <w:szCs w:val="24"/>
                              </w:rPr>
                            </w:pPr>
                            <w:r w:rsidRPr="00264CE5">
                              <w:rPr>
                                <w:rFonts w:asciiTheme="majorBidi" w:hAnsiTheme="majorBidi" w:cstheme="majorBidi"/>
                                <w:sz w:val="24"/>
                                <w:szCs w:val="24"/>
                              </w:rPr>
                              <w:t>Gender</w:t>
                            </w:r>
                          </w:p>
                          <w:p w14:paraId="548A59CD" w14:textId="77777777" w:rsidR="006F3C1D" w:rsidRPr="00264CE5" w:rsidRDefault="00592E5E" w:rsidP="00AD09C4">
                            <w:pPr>
                              <w:pStyle w:val="ListParagraph"/>
                              <w:numPr>
                                <w:ilvl w:val="0"/>
                                <w:numId w:val="13"/>
                              </w:numPr>
                              <w:rPr>
                                <w:rFonts w:asciiTheme="majorBidi" w:hAnsiTheme="majorBidi" w:cstheme="majorBidi"/>
                                <w:sz w:val="24"/>
                                <w:szCs w:val="24"/>
                              </w:rPr>
                            </w:pPr>
                            <w:r w:rsidRPr="00264CE5">
                              <w:rPr>
                                <w:rFonts w:asciiTheme="majorBidi" w:hAnsiTheme="majorBidi" w:cstheme="majorBidi"/>
                                <w:sz w:val="24"/>
                                <w:szCs w:val="24"/>
                              </w:rPr>
                              <w:t xml:space="preserve">And </w:t>
                            </w:r>
                            <w:r w:rsidR="006F3C1D" w:rsidRPr="00264CE5">
                              <w:rPr>
                                <w:rFonts w:asciiTheme="majorBidi" w:hAnsiTheme="majorBidi" w:cstheme="majorBidi"/>
                                <w:sz w:val="24"/>
                                <w:szCs w:val="24"/>
                              </w:rPr>
                              <w:t>Enrolled courses</w:t>
                            </w:r>
                          </w:p>
                          <w:p w14:paraId="5FB788CE" w14:textId="7A5CC30B" w:rsidR="00FA34E7" w:rsidRPr="00264CE5" w:rsidRDefault="006F3C1D" w:rsidP="00FA34E7">
                            <w:pPr>
                              <w:rPr>
                                <w:rFonts w:asciiTheme="majorBidi" w:hAnsiTheme="majorBidi" w:cstheme="majorBidi"/>
                                <w:sz w:val="24"/>
                                <w:szCs w:val="24"/>
                              </w:rPr>
                            </w:pPr>
                            <w:r w:rsidRPr="00264CE5">
                              <w:rPr>
                                <w:rFonts w:asciiTheme="majorBidi" w:hAnsiTheme="majorBidi" w:cstheme="majorBidi"/>
                                <w:sz w:val="24"/>
                                <w:szCs w:val="24"/>
                              </w:rPr>
                              <w:t xml:space="preserve">To view the information The admin must </w:t>
                            </w:r>
                            <w:r w:rsidR="00FA34E7" w:rsidRPr="00264CE5">
                              <w:rPr>
                                <w:rFonts w:asciiTheme="majorBidi" w:hAnsiTheme="majorBidi" w:cstheme="majorBidi"/>
                                <w:sz w:val="24"/>
                                <w:szCs w:val="24"/>
                              </w:rPr>
                              <w:t xml:space="preserve">search </w:t>
                            </w:r>
                            <w:r w:rsidR="00C25855" w:rsidRPr="00264CE5">
                              <w:rPr>
                                <w:rFonts w:asciiTheme="majorBidi" w:hAnsiTheme="majorBidi" w:cstheme="majorBidi"/>
                                <w:sz w:val="24"/>
                                <w:szCs w:val="24"/>
                              </w:rPr>
                              <w:t>for</w:t>
                            </w:r>
                            <w:r w:rsidR="00FA34E7" w:rsidRPr="00264CE5">
                              <w:rPr>
                                <w:rFonts w:asciiTheme="majorBidi" w:hAnsiTheme="majorBidi" w:cstheme="majorBidi"/>
                                <w:sz w:val="24"/>
                                <w:szCs w:val="24"/>
                              </w:rPr>
                              <w:t xml:space="preserve"> the user using his </w:t>
                            </w:r>
                            <w:r w:rsidR="00C25855" w:rsidRPr="00264CE5">
                              <w:rPr>
                                <w:rFonts w:asciiTheme="majorBidi" w:hAnsiTheme="majorBidi" w:cstheme="majorBidi"/>
                                <w:sz w:val="24"/>
                                <w:szCs w:val="24"/>
                              </w:rPr>
                              <w:t>username.</w:t>
                            </w:r>
                            <w:r w:rsidR="00FA34E7" w:rsidRPr="00264CE5">
                              <w:rPr>
                                <w:rFonts w:asciiTheme="majorBidi" w:hAnsiTheme="majorBidi" w:cstheme="majorBidi"/>
                                <w:sz w:val="24"/>
                                <w:szCs w:val="24"/>
                              </w:rPr>
                              <w:t xml:space="preserve"> </w:t>
                            </w:r>
                          </w:p>
                          <w:p w14:paraId="073D2F64" w14:textId="5E01767D" w:rsidR="002C617F" w:rsidRPr="00264CE5" w:rsidRDefault="00FA34E7" w:rsidP="00FA34E7">
                            <w:pPr>
                              <w:rPr>
                                <w:rFonts w:asciiTheme="majorBidi" w:hAnsiTheme="majorBidi" w:cstheme="majorBidi"/>
                                <w:sz w:val="24"/>
                                <w:szCs w:val="24"/>
                              </w:rPr>
                            </w:pPr>
                            <w:r w:rsidRPr="00264CE5">
                              <w:rPr>
                                <w:rFonts w:asciiTheme="majorBidi" w:hAnsiTheme="majorBidi" w:cstheme="majorBidi"/>
                                <w:sz w:val="24"/>
                                <w:szCs w:val="24"/>
                              </w:rPr>
                              <w:t xml:space="preserve">If the username </w:t>
                            </w:r>
                            <w:r w:rsidR="00C25855" w:rsidRPr="00264CE5">
                              <w:rPr>
                                <w:rFonts w:asciiTheme="majorBidi" w:hAnsiTheme="majorBidi" w:cstheme="majorBidi"/>
                                <w:sz w:val="24"/>
                                <w:szCs w:val="24"/>
                              </w:rPr>
                              <w:t>exists</w:t>
                            </w:r>
                            <w:r w:rsidR="002C617F" w:rsidRPr="00264CE5">
                              <w:rPr>
                                <w:rFonts w:asciiTheme="majorBidi" w:hAnsiTheme="majorBidi" w:cstheme="majorBidi"/>
                                <w:sz w:val="24"/>
                                <w:szCs w:val="24"/>
                              </w:rPr>
                              <w:t>,</w:t>
                            </w:r>
                            <w:r w:rsidRPr="00264CE5">
                              <w:rPr>
                                <w:rFonts w:asciiTheme="majorBidi" w:hAnsiTheme="majorBidi" w:cstheme="majorBidi"/>
                                <w:sz w:val="24"/>
                                <w:szCs w:val="24"/>
                              </w:rPr>
                              <w:t xml:space="preserve"> </w:t>
                            </w:r>
                            <w:r w:rsidR="002C617F" w:rsidRPr="00264CE5">
                              <w:rPr>
                                <w:rFonts w:asciiTheme="majorBidi" w:hAnsiTheme="majorBidi" w:cstheme="majorBidi"/>
                                <w:sz w:val="24"/>
                                <w:szCs w:val="24"/>
                              </w:rPr>
                              <w:t xml:space="preserve">the system will show the user </w:t>
                            </w:r>
                            <w:r w:rsidR="00C25855" w:rsidRPr="00264CE5">
                              <w:rPr>
                                <w:rFonts w:asciiTheme="majorBidi" w:hAnsiTheme="majorBidi" w:cstheme="majorBidi"/>
                                <w:sz w:val="24"/>
                                <w:szCs w:val="24"/>
                              </w:rPr>
                              <w:t>information.</w:t>
                            </w:r>
                          </w:p>
                          <w:p w14:paraId="6B567CD3" w14:textId="7DA5C54E" w:rsidR="008E1B56" w:rsidRPr="00264CE5" w:rsidRDefault="00DF2DD3" w:rsidP="008E1B56">
                            <w:pPr>
                              <w:rPr>
                                <w:rFonts w:asciiTheme="majorBidi" w:hAnsiTheme="majorBidi" w:cstheme="majorBidi"/>
                                <w:sz w:val="24"/>
                                <w:szCs w:val="24"/>
                              </w:rPr>
                            </w:pPr>
                            <w:r w:rsidRPr="00264CE5">
                              <w:rPr>
                                <w:rFonts w:asciiTheme="majorBidi" w:hAnsiTheme="majorBidi" w:cstheme="majorBidi"/>
                                <w:sz w:val="24"/>
                                <w:szCs w:val="24"/>
                              </w:rPr>
                              <w:t xml:space="preserve">If Ther is no user with This username the system </w:t>
                            </w:r>
                            <w:r w:rsidR="003E1886" w:rsidRPr="00264CE5">
                              <w:rPr>
                                <w:rFonts w:asciiTheme="majorBidi" w:hAnsiTheme="majorBidi" w:cstheme="majorBidi"/>
                                <w:sz w:val="24"/>
                                <w:szCs w:val="24"/>
                              </w:rPr>
                              <w:t xml:space="preserve">will show a message That The user doesn’t Exist and Back again to </w:t>
                            </w:r>
                            <w:r w:rsidR="00C25855" w:rsidRPr="00264CE5">
                              <w:rPr>
                                <w:rFonts w:asciiTheme="majorBidi" w:hAnsiTheme="majorBidi" w:cstheme="majorBidi"/>
                                <w:sz w:val="24"/>
                                <w:szCs w:val="24"/>
                              </w:rPr>
                              <w:t>Search page</w:t>
                            </w:r>
                            <w:r w:rsidR="00042566" w:rsidRPr="00264CE5">
                              <w:rPr>
                                <w:rFonts w:asciiTheme="majorBidi" w:hAnsiTheme="majorBidi" w:cstheme="majorBidi"/>
                                <w:sz w:val="24"/>
                                <w:szCs w:val="24"/>
                              </w:rPr>
                              <w:t>.</w:t>
                            </w:r>
                          </w:p>
                          <w:p w14:paraId="2F6CC401" w14:textId="1A4A14B5" w:rsidR="006F7A65" w:rsidRPr="00264CE5" w:rsidRDefault="006F7A65" w:rsidP="00FA34E7">
                            <w:pPr>
                              <w:rPr>
                                <w:rFonts w:asciiTheme="majorBidi" w:hAnsiTheme="majorBidi" w:cstheme="majorBidi"/>
                                <w:sz w:val="24"/>
                                <w:szCs w:val="24"/>
                              </w:rPr>
                            </w:pPr>
                            <w:r w:rsidRPr="00264CE5">
                              <w:rPr>
                                <w:rFonts w:asciiTheme="majorBidi" w:hAnsiTheme="majorBidi" w:cstheme="majorBidi"/>
                                <w:sz w:val="24"/>
                                <w:szCs w:val="24"/>
                              </w:rPr>
                              <w:t xml:space="preserve">After viewing account </w:t>
                            </w:r>
                            <w:r w:rsidR="00D65804" w:rsidRPr="00264CE5">
                              <w:rPr>
                                <w:rFonts w:asciiTheme="majorBidi" w:hAnsiTheme="majorBidi" w:cstheme="majorBidi"/>
                                <w:sz w:val="24"/>
                                <w:szCs w:val="24"/>
                              </w:rPr>
                              <w:t xml:space="preserve">admin can edit or delete </w:t>
                            </w:r>
                            <w:r w:rsidR="008E1B56" w:rsidRPr="00264CE5">
                              <w:rPr>
                                <w:rFonts w:asciiTheme="majorBidi" w:hAnsiTheme="majorBidi" w:cstheme="majorBidi"/>
                                <w:sz w:val="24"/>
                                <w:szCs w:val="24"/>
                              </w:rPr>
                              <w:t>account</w:t>
                            </w:r>
                          </w:p>
                          <w:p w14:paraId="5477FAC4" w14:textId="0ED36B14" w:rsidR="00A345AA" w:rsidRPr="00264CE5" w:rsidRDefault="00A345AA" w:rsidP="00A345AA">
                            <w:pPr>
                              <w:rPr>
                                <w:rFonts w:asciiTheme="majorBidi" w:hAnsiTheme="majorBidi" w:cstheme="majorBidi"/>
                                <w:sz w:val="24"/>
                                <w:szCs w:val="24"/>
                              </w:rPr>
                            </w:pPr>
                            <w:r w:rsidRPr="00264CE5">
                              <w:rPr>
                                <w:rFonts w:asciiTheme="majorBidi" w:hAnsiTheme="majorBidi" w:cstheme="majorBidi"/>
                                <w:sz w:val="24"/>
                                <w:szCs w:val="24"/>
                              </w:rPr>
                              <w:t xml:space="preserve">To delete </w:t>
                            </w:r>
                            <w:r w:rsidR="00123D31" w:rsidRPr="00264CE5">
                              <w:rPr>
                                <w:rFonts w:asciiTheme="majorBidi" w:hAnsiTheme="majorBidi" w:cstheme="majorBidi"/>
                                <w:sz w:val="24"/>
                                <w:szCs w:val="24"/>
                              </w:rPr>
                              <w:t xml:space="preserve">or edit </w:t>
                            </w:r>
                            <w:r w:rsidRPr="00264CE5">
                              <w:rPr>
                                <w:rFonts w:asciiTheme="majorBidi" w:hAnsiTheme="majorBidi" w:cstheme="majorBidi"/>
                                <w:sz w:val="24"/>
                                <w:szCs w:val="24"/>
                              </w:rPr>
                              <w:t>Any user Account The admin must Enter his password to confirm deletion:</w:t>
                            </w:r>
                          </w:p>
                          <w:p w14:paraId="19DC03A0" w14:textId="57C41427" w:rsidR="00A345AA" w:rsidRPr="00264CE5" w:rsidRDefault="00A345AA" w:rsidP="00AD09C4">
                            <w:pPr>
                              <w:pStyle w:val="ListParagraph"/>
                              <w:numPr>
                                <w:ilvl w:val="0"/>
                                <w:numId w:val="14"/>
                              </w:numPr>
                              <w:rPr>
                                <w:rFonts w:asciiTheme="majorBidi" w:hAnsiTheme="majorBidi" w:cstheme="majorBidi"/>
                                <w:sz w:val="24"/>
                                <w:szCs w:val="24"/>
                              </w:rPr>
                            </w:pPr>
                            <w:r w:rsidRPr="00264CE5">
                              <w:rPr>
                                <w:rFonts w:asciiTheme="majorBidi" w:hAnsiTheme="majorBidi" w:cstheme="majorBidi"/>
                                <w:sz w:val="24"/>
                                <w:szCs w:val="24"/>
                              </w:rPr>
                              <w:t xml:space="preserve">If the password isn’t correct the system will </w:t>
                            </w:r>
                            <w:r w:rsidR="00D92012" w:rsidRPr="00264CE5">
                              <w:rPr>
                                <w:rFonts w:asciiTheme="majorBidi" w:hAnsiTheme="majorBidi" w:cstheme="majorBidi"/>
                                <w:sz w:val="24"/>
                                <w:szCs w:val="24"/>
                              </w:rPr>
                              <w:t xml:space="preserve">return to </w:t>
                            </w:r>
                            <w:r w:rsidR="001913B3" w:rsidRPr="00264CE5">
                              <w:rPr>
                                <w:rFonts w:asciiTheme="majorBidi" w:hAnsiTheme="majorBidi" w:cstheme="majorBidi"/>
                                <w:sz w:val="24"/>
                                <w:szCs w:val="24"/>
                              </w:rPr>
                              <w:t>user profile</w:t>
                            </w:r>
                            <w:r w:rsidRPr="00264CE5">
                              <w:rPr>
                                <w:rFonts w:asciiTheme="majorBidi" w:hAnsiTheme="majorBidi" w:cstheme="majorBidi"/>
                                <w:sz w:val="24"/>
                                <w:szCs w:val="24"/>
                              </w:rPr>
                              <w:t xml:space="preserve"> Again</w:t>
                            </w:r>
                          </w:p>
                          <w:p w14:paraId="2883E379" w14:textId="77777777" w:rsidR="00A345AA" w:rsidRPr="00264CE5" w:rsidRDefault="00A345AA" w:rsidP="00AD09C4">
                            <w:pPr>
                              <w:pStyle w:val="ListParagraph"/>
                              <w:numPr>
                                <w:ilvl w:val="0"/>
                                <w:numId w:val="14"/>
                              </w:numPr>
                              <w:rPr>
                                <w:rFonts w:asciiTheme="majorBidi" w:hAnsiTheme="majorBidi" w:cstheme="majorBidi"/>
                                <w:sz w:val="24"/>
                                <w:szCs w:val="24"/>
                              </w:rPr>
                            </w:pPr>
                            <w:r w:rsidRPr="00264CE5">
                              <w:rPr>
                                <w:rFonts w:asciiTheme="majorBidi" w:hAnsiTheme="majorBidi" w:cstheme="majorBidi"/>
                                <w:sz w:val="24"/>
                                <w:szCs w:val="24"/>
                              </w:rPr>
                              <w:t xml:space="preserve">If the password is correct the user will be deleted permanently </w:t>
                            </w:r>
                          </w:p>
                          <w:p w14:paraId="66BA6455" w14:textId="77777777" w:rsidR="00A345AA" w:rsidRPr="00264CE5" w:rsidRDefault="00A345AA" w:rsidP="00A345AA">
                            <w:pPr>
                              <w:rPr>
                                <w:rFonts w:asciiTheme="majorBidi" w:hAnsiTheme="majorBidi" w:cstheme="majorBidi"/>
                                <w:sz w:val="24"/>
                                <w:szCs w:val="24"/>
                              </w:rPr>
                            </w:pPr>
                            <w:r w:rsidRPr="00264CE5">
                              <w:rPr>
                                <w:rFonts w:asciiTheme="majorBidi" w:hAnsiTheme="majorBidi" w:cstheme="majorBidi"/>
                                <w:sz w:val="24"/>
                                <w:szCs w:val="24"/>
                              </w:rPr>
                              <w:t>Deleting user Account is permanent and will delete any data related to the user like enrolled courses, progress in courses, profile photo, etc...</w:t>
                            </w:r>
                          </w:p>
                          <w:p w14:paraId="15E38528" w14:textId="77777777" w:rsidR="00A345AA" w:rsidRPr="00264CE5" w:rsidRDefault="00A345AA" w:rsidP="00FA34E7">
                            <w:pPr>
                              <w:rPr>
                                <w:rFonts w:asciiTheme="majorBidi" w:hAnsiTheme="majorBidi" w:cstheme="majorBidi"/>
                                <w:sz w:val="24"/>
                                <w:szCs w:val="24"/>
                              </w:rPr>
                            </w:pPr>
                          </w:p>
                          <w:p w14:paraId="54BBAAF0" w14:textId="77777777" w:rsidR="00C003DA" w:rsidRPr="00264CE5" w:rsidRDefault="00C003DA" w:rsidP="00FA34E7">
                            <w:pPr>
                              <w:rPr>
                                <w:rFonts w:asciiTheme="majorBidi" w:hAnsiTheme="majorBidi" w:cstheme="majorBidi"/>
                                <w:sz w:val="24"/>
                                <w:szCs w:val="24"/>
                              </w:rPr>
                            </w:pPr>
                          </w:p>
                          <w:p w14:paraId="2C97A92E" w14:textId="72218690" w:rsidR="00592E5E" w:rsidRPr="00264CE5" w:rsidRDefault="00592E5E" w:rsidP="00FA34E7">
                            <w:pPr>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4FDDF" id="Text Box 758318471" o:spid="_x0000_s1039" type="#_x0000_t202" style="position:absolute;left:0;text-align:left;margin-left:-25.2pt;margin-top:31pt;width:296.4pt;height:556.2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" fillcolor="white [3201]" strokecolor="white [3212]" strokeweight=".5pt">
                <v:textbox>
                  <w:txbxContent>
                    <w:p w14:paraId="362BDB22" w14:textId="4F29D48D" w:rsidR="00570220" w:rsidRPr="00264CE5" w:rsidRDefault="003D2C59" w:rsidP="00570220">
                      <w:pPr>
                        <w:rPr>
                          <w:rFonts w:asciiTheme="majorBidi" w:hAnsiTheme="majorBidi" w:cstheme="majorBidi"/>
                          <w:sz w:val="24"/>
                          <w:szCs w:val="24"/>
                        </w:rPr>
                      </w:pPr>
                      <w:r w:rsidRPr="00264CE5">
                        <w:rPr>
                          <w:rFonts w:asciiTheme="majorBidi" w:hAnsiTheme="majorBidi" w:cstheme="majorBidi"/>
                          <w:sz w:val="24"/>
                          <w:szCs w:val="24"/>
                        </w:rPr>
                        <w:t xml:space="preserve">The Admin Can </w:t>
                      </w:r>
                      <w:r w:rsidR="00920D75" w:rsidRPr="00264CE5">
                        <w:rPr>
                          <w:rFonts w:asciiTheme="majorBidi" w:hAnsiTheme="majorBidi" w:cstheme="majorBidi"/>
                          <w:sz w:val="24"/>
                          <w:szCs w:val="24"/>
                        </w:rPr>
                        <w:t>Manage</w:t>
                      </w:r>
                      <w:r w:rsidRPr="00264CE5">
                        <w:rPr>
                          <w:rFonts w:asciiTheme="majorBidi" w:hAnsiTheme="majorBidi" w:cstheme="majorBidi"/>
                          <w:sz w:val="24"/>
                          <w:szCs w:val="24"/>
                        </w:rPr>
                        <w:t xml:space="preserve"> </w:t>
                      </w:r>
                      <w:r w:rsidR="00592E5E" w:rsidRPr="00264CE5">
                        <w:rPr>
                          <w:rFonts w:asciiTheme="majorBidi" w:hAnsiTheme="majorBidi" w:cstheme="majorBidi"/>
                          <w:sz w:val="24"/>
                          <w:szCs w:val="24"/>
                        </w:rPr>
                        <w:t xml:space="preserve">User </w:t>
                      </w:r>
                      <w:r w:rsidR="00855FF1" w:rsidRPr="00264CE5">
                        <w:rPr>
                          <w:rFonts w:asciiTheme="majorBidi" w:hAnsiTheme="majorBidi" w:cstheme="majorBidi"/>
                          <w:sz w:val="24"/>
                          <w:szCs w:val="24"/>
                        </w:rPr>
                        <w:t>Account</w:t>
                      </w:r>
                      <w:r w:rsidR="00566F94" w:rsidRPr="00264CE5">
                        <w:rPr>
                          <w:rFonts w:asciiTheme="majorBidi" w:hAnsiTheme="majorBidi" w:cstheme="majorBidi"/>
                          <w:sz w:val="24"/>
                          <w:szCs w:val="24"/>
                        </w:rPr>
                        <w:t>s</w:t>
                      </w:r>
                      <w:r w:rsidR="00592E5E" w:rsidRPr="00264CE5">
                        <w:rPr>
                          <w:rFonts w:asciiTheme="majorBidi" w:hAnsiTheme="majorBidi" w:cstheme="majorBidi"/>
                          <w:sz w:val="24"/>
                          <w:szCs w:val="24"/>
                        </w:rPr>
                        <w:t xml:space="preserve"> </w:t>
                      </w:r>
                      <w:r w:rsidR="003C3337" w:rsidRPr="00264CE5">
                        <w:rPr>
                          <w:rFonts w:asciiTheme="majorBidi" w:hAnsiTheme="majorBidi" w:cstheme="majorBidi"/>
                          <w:sz w:val="24"/>
                          <w:szCs w:val="24"/>
                        </w:rPr>
                        <w:t>such as</w:t>
                      </w:r>
                      <w:r w:rsidR="003934D1" w:rsidRPr="00264CE5">
                        <w:rPr>
                          <w:rFonts w:asciiTheme="majorBidi" w:hAnsiTheme="majorBidi" w:cstheme="majorBidi"/>
                          <w:sz w:val="24"/>
                          <w:szCs w:val="24"/>
                        </w:rPr>
                        <w:t xml:space="preserve"> viewing,</w:t>
                      </w:r>
                      <w:r w:rsidR="003C3337" w:rsidRPr="00264CE5">
                        <w:rPr>
                          <w:rFonts w:asciiTheme="majorBidi" w:hAnsiTheme="majorBidi" w:cstheme="majorBidi"/>
                          <w:sz w:val="24"/>
                          <w:szCs w:val="24"/>
                        </w:rPr>
                        <w:t xml:space="preserve"> </w:t>
                      </w:r>
                      <w:r w:rsidR="00DE1560" w:rsidRPr="00264CE5">
                        <w:rPr>
                          <w:rFonts w:asciiTheme="majorBidi" w:hAnsiTheme="majorBidi" w:cstheme="majorBidi"/>
                          <w:sz w:val="24"/>
                          <w:szCs w:val="24"/>
                        </w:rPr>
                        <w:t>editing or deleting account</w:t>
                      </w:r>
                      <w:r w:rsidR="00570220" w:rsidRPr="00264CE5">
                        <w:rPr>
                          <w:rFonts w:asciiTheme="majorBidi" w:hAnsiTheme="majorBidi" w:cstheme="majorBidi"/>
                          <w:sz w:val="24"/>
                          <w:szCs w:val="24"/>
                        </w:rPr>
                        <w:t>.</w:t>
                      </w:r>
                    </w:p>
                    <w:p w14:paraId="1686ED43" w14:textId="285177A1" w:rsidR="00570220" w:rsidRPr="00264CE5" w:rsidRDefault="008E0A5A" w:rsidP="00570220">
                      <w:pPr>
                        <w:rPr>
                          <w:rFonts w:asciiTheme="majorBidi" w:hAnsiTheme="majorBidi" w:cstheme="majorBidi"/>
                          <w:sz w:val="24"/>
                          <w:szCs w:val="24"/>
                        </w:rPr>
                      </w:pPr>
                      <w:r w:rsidRPr="00264CE5">
                        <w:rPr>
                          <w:rFonts w:asciiTheme="majorBidi" w:hAnsiTheme="majorBidi" w:cstheme="majorBidi"/>
                          <w:sz w:val="24"/>
                          <w:szCs w:val="24"/>
                        </w:rPr>
                        <w:t>The admin can</w:t>
                      </w:r>
                      <w:r w:rsidR="00810EF8" w:rsidRPr="00264CE5">
                        <w:rPr>
                          <w:rFonts w:asciiTheme="majorBidi" w:hAnsiTheme="majorBidi" w:cstheme="majorBidi"/>
                          <w:sz w:val="24"/>
                          <w:szCs w:val="24"/>
                        </w:rPr>
                        <w:t xml:space="preserve"> view user information like</w:t>
                      </w:r>
                      <w:r w:rsidR="00C54D63" w:rsidRPr="00264CE5">
                        <w:rPr>
                          <w:rFonts w:asciiTheme="majorBidi" w:hAnsiTheme="majorBidi" w:cstheme="majorBidi"/>
                          <w:sz w:val="24"/>
                          <w:szCs w:val="24"/>
                        </w:rPr>
                        <w:t>:</w:t>
                      </w:r>
                    </w:p>
                    <w:p w14:paraId="414C8359" w14:textId="29599083" w:rsidR="00592E5E" w:rsidRPr="00264CE5" w:rsidRDefault="00592E5E" w:rsidP="00AD09C4">
                      <w:pPr>
                        <w:pStyle w:val="ListParagraph"/>
                        <w:numPr>
                          <w:ilvl w:val="0"/>
                          <w:numId w:val="13"/>
                        </w:numPr>
                        <w:rPr>
                          <w:rFonts w:asciiTheme="majorBidi" w:hAnsiTheme="majorBidi" w:cstheme="majorBidi"/>
                          <w:sz w:val="24"/>
                          <w:szCs w:val="24"/>
                        </w:rPr>
                      </w:pPr>
                      <w:r w:rsidRPr="00264CE5">
                        <w:rPr>
                          <w:rFonts w:asciiTheme="majorBidi" w:hAnsiTheme="majorBidi" w:cstheme="majorBidi"/>
                          <w:sz w:val="24"/>
                          <w:szCs w:val="24"/>
                        </w:rPr>
                        <w:t>Name</w:t>
                      </w:r>
                    </w:p>
                    <w:p w14:paraId="4DEC040E" w14:textId="4D8DC9D6" w:rsidR="005D7EF6" w:rsidRPr="00264CE5" w:rsidRDefault="005D7EF6" w:rsidP="00AD09C4">
                      <w:pPr>
                        <w:pStyle w:val="ListParagraph"/>
                        <w:numPr>
                          <w:ilvl w:val="0"/>
                          <w:numId w:val="13"/>
                        </w:numPr>
                        <w:rPr>
                          <w:rFonts w:asciiTheme="majorBidi" w:hAnsiTheme="majorBidi" w:cstheme="majorBidi"/>
                          <w:sz w:val="24"/>
                          <w:szCs w:val="24"/>
                        </w:rPr>
                      </w:pPr>
                      <w:r w:rsidRPr="00264CE5">
                        <w:rPr>
                          <w:rFonts w:asciiTheme="majorBidi" w:hAnsiTheme="majorBidi" w:cstheme="majorBidi"/>
                          <w:sz w:val="24"/>
                          <w:szCs w:val="24"/>
                        </w:rPr>
                        <w:t>Username</w:t>
                      </w:r>
                    </w:p>
                    <w:p w14:paraId="4E1C0333" w14:textId="0E147155" w:rsidR="00592E5E" w:rsidRPr="00264CE5" w:rsidRDefault="00592E5E" w:rsidP="00AD09C4">
                      <w:pPr>
                        <w:pStyle w:val="ListParagraph"/>
                        <w:numPr>
                          <w:ilvl w:val="0"/>
                          <w:numId w:val="13"/>
                        </w:numPr>
                        <w:rPr>
                          <w:rFonts w:asciiTheme="majorBidi" w:hAnsiTheme="majorBidi" w:cstheme="majorBidi"/>
                          <w:sz w:val="24"/>
                          <w:szCs w:val="24"/>
                        </w:rPr>
                      </w:pPr>
                      <w:r w:rsidRPr="00264CE5">
                        <w:rPr>
                          <w:rFonts w:asciiTheme="majorBidi" w:hAnsiTheme="majorBidi" w:cstheme="majorBidi"/>
                          <w:sz w:val="24"/>
                          <w:szCs w:val="24"/>
                        </w:rPr>
                        <w:t>Profile photo</w:t>
                      </w:r>
                    </w:p>
                    <w:p w14:paraId="4CEB225C" w14:textId="66A07A90" w:rsidR="00592E5E" w:rsidRPr="00264CE5" w:rsidRDefault="00592E5E" w:rsidP="00AD09C4">
                      <w:pPr>
                        <w:pStyle w:val="ListParagraph"/>
                        <w:numPr>
                          <w:ilvl w:val="0"/>
                          <w:numId w:val="13"/>
                        </w:numPr>
                        <w:rPr>
                          <w:rFonts w:asciiTheme="majorBidi" w:hAnsiTheme="majorBidi" w:cstheme="majorBidi"/>
                          <w:sz w:val="24"/>
                          <w:szCs w:val="24"/>
                        </w:rPr>
                      </w:pPr>
                      <w:r w:rsidRPr="00264CE5">
                        <w:rPr>
                          <w:rFonts w:asciiTheme="majorBidi" w:hAnsiTheme="majorBidi" w:cstheme="majorBidi"/>
                          <w:sz w:val="24"/>
                          <w:szCs w:val="24"/>
                        </w:rPr>
                        <w:t>Gender</w:t>
                      </w:r>
                    </w:p>
                    <w:p w14:paraId="548A59CD" w14:textId="77777777" w:rsidR="006F3C1D" w:rsidRPr="00264CE5" w:rsidRDefault="00592E5E" w:rsidP="00AD09C4">
                      <w:pPr>
                        <w:pStyle w:val="ListParagraph"/>
                        <w:numPr>
                          <w:ilvl w:val="0"/>
                          <w:numId w:val="13"/>
                        </w:numPr>
                        <w:rPr>
                          <w:rFonts w:asciiTheme="majorBidi" w:hAnsiTheme="majorBidi" w:cstheme="majorBidi"/>
                          <w:sz w:val="24"/>
                          <w:szCs w:val="24"/>
                        </w:rPr>
                      </w:pPr>
                      <w:r w:rsidRPr="00264CE5">
                        <w:rPr>
                          <w:rFonts w:asciiTheme="majorBidi" w:hAnsiTheme="majorBidi" w:cstheme="majorBidi"/>
                          <w:sz w:val="24"/>
                          <w:szCs w:val="24"/>
                        </w:rPr>
                        <w:t xml:space="preserve">And </w:t>
                      </w:r>
                      <w:r w:rsidR="006F3C1D" w:rsidRPr="00264CE5">
                        <w:rPr>
                          <w:rFonts w:asciiTheme="majorBidi" w:hAnsiTheme="majorBidi" w:cstheme="majorBidi"/>
                          <w:sz w:val="24"/>
                          <w:szCs w:val="24"/>
                        </w:rPr>
                        <w:t>Enrolled courses</w:t>
                      </w:r>
                    </w:p>
                    <w:p w14:paraId="5FB788CE" w14:textId="7A5CC30B" w:rsidR="00FA34E7" w:rsidRPr="00264CE5" w:rsidRDefault="006F3C1D" w:rsidP="00FA34E7">
                      <w:pPr>
                        <w:rPr>
                          <w:rFonts w:asciiTheme="majorBidi" w:hAnsiTheme="majorBidi" w:cstheme="majorBidi"/>
                          <w:sz w:val="24"/>
                          <w:szCs w:val="24"/>
                        </w:rPr>
                      </w:pPr>
                      <w:r w:rsidRPr="00264CE5">
                        <w:rPr>
                          <w:rFonts w:asciiTheme="majorBidi" w:hAnsiTheme="majorBidi" w:cstheme="majorBidi"/>
                          <w:sz w:val="24"/>
                          <w:szCs w:val="24"/>
                        </w:rPr>
                        <w:t xml:space="preserve">To view the information The admin must </w:t>
                      </w:r>
                      <w:r w:rsidR="00FA34E7" w:rsidRPr="00264CE5">
                        <w:rPr>
                          <w:rFonts w:asciiTheme="majorBidi" w:hAnsiTheme="majorBidi" w:cstheme="majorBidi"/>
                          <w:sz w:val="24"/>
                          <w:szCs w:val="24"/>
                        </w:rPr>
                        <w:t xml:space="preserve">search </w:t>
                      </w:r>
                      <w:r w:rsidR="00C25855" w:rsidRPr="00264CE5">
                        <w:rPr>
                          <w:rFonts w:asciiTheme="majorBidi" w:hAnsiTheme="majorBidi" w:cstheme="majorBidi"/>
                          <w:sz w:val="24"/>
                          <w:szCs w:val="24"/>
                        </w:rPr>
                        <w:t>for</w:t>
                      </w:r>
                      <w:r w:rsidR="00FA34E7" w:rsidRPr="00264CE5">
                        <w:rPr>
                          <w:rFonts w:asciiTheme="majorBidi" w:hAnsiTheme="majorBidi" w:cstheme="majorBidi"/>
                          <w:sz w:val="24"/>
                          <w:szCs w:val="24"/>
                        </w:rPr>
                        <w:t xml:space="preserve"> the user using his </w:t>
                      </w:r>
                      <w:r w:rsidR="00C25855" w:rsidRPr="00264CE5">
                        <w:rPr>
                          <w:rFonts w:asciiTheme="majorBidi" w:hAnsiTheme="majorBidi" w:cstheme="majorBidi"/>
                          <w:sz w:val="24"/>
                          <w:szCs w:val="24"/>
                        </w:rPr>
                        <w:t>username.</w:t>
                      </w:r>
                      <w:r w:rsidR="00FA34E7" w:rsidRPr="00264CE5">
                        <w:rPr>
                          <w:rFonts w:asciiTheme="majorBidi" w:hAnsiTheme="majorBidi" w:cstheme="majorBidi"/>
                          <w:sz w:val="24"/>
                          <w:szCs w:val="24"/>
                        </w:rPr>
                        <w:t xml:space="preserve"> </w:t>
                      </w:r>
                    </w:p>
                    <w:p w14:paraId="073D2F64" w14:textId="5E01767D" w:rsidR="002C617F" w:rsidRPr="00264CE5" w:rsidRDefault="00FA34E7" w:rsidP="00FA34E7">
                      <w:pPr>
                        <w:rPr>
                          <w:rFonts w:asciiTheme="majorBidi" w:hAnsiTheme="majorBidi" w:cstheme="majorBidi"/>
                          <w:sz w:val="24"/>
                          <w:szCs w:val="24"/>
                        </w:rPr>
                      </w:pPr>
                      <w:r w:rsidRPr="00264CE5">
                        <w:rPr>
                          <w:rFonts w:asciiTheme="majorBidi" w:hAnsiTheme="majorBidi" w:cstheme="majorBidi"/>
                          <w:sz w:val="24"/>
                          <w:szCs w:val="24"/>
                        </w:rPr>
                        <w:t xml:space="preserve">If the username </w:t>
                      </w:r>
                      <w:r w:rsidR="00C25855" w:rsidRPr="00264CE5">
                        <w:rPr>
                          <w:rFonts w:asciiTheme="majorBidi" w:hAnsiTheme="majorBidi" w:cstheme="majorBidi"/>
                          <w:sz w:val="24"/>
                          <w:szCs w:val="24"/>
                        </w:rPr>
                        <w:t>exists</w:t>
                      </w:r>
                      <w:r w:rsidR="002C617F" w:rsidRPr="00264CE5">
                        <w:rPr>
                          <w:rFonts w:asciiTheme="majorBidi" w:hAnsiTheme="majorBidi" w:cstheme="majorBidi"/>
                          <w:sz w:val="24"/>
                          <w:szCs w:val="24"/>
                        </w:rPr>
                        <w:t>,</w:t>
                      </w:r>
                      <w:r w:rsidRPr="00264CE5">
                        <w:rPr>
                          <w:rFonts w:asciiTheme="majorBidi" w:hAnsiTheme="majorBidi" w:cstheme="majorBidi"/>
                          <w:sz w:val="24"/>
                          <w:szCs w:val="24"/>
                        </w:rPr>
                        <w:t xml:space="preserve"> </w:t>
                      </w:r>
                      <w:r w:rsidR="002C617F" w:rsidRPr="00264CE5">
                        <w:rPr>
                          <w:rFonts w:asciiTheme="majorBidi" w:hAnsiTheme="majorBidi" w:cstheme="majorBidi"/>
                          <w:sz w:val="24"/>
                          <w:szCs w:val="24"/>
                        </w:rPr>
                        <w:t xml:space="preserve">the system will show the user </w:t>
                      </w:r>
                      <w:r w:rsidR="00C25855" w:rsidRPr="00264CE5">
                        <w:rPr>
                          <w:rFonts w:asciiTheme="majorBidi" w:hAnsiTheme="majorBidi" w:cstheme="majorBidi"/>
                          <w:sz w:val="24"/>
                          <w:szCs w:val="24"/>
                        </w:rPr>
                        <w:t>information.</w:t>
                      </w:r>
                    </w:p>
                    <w:p w14:paraId="6B567CD3" w14:textId="7DA5C54E" w:rsidR="008E1B56" w:rsidRPr="00264CE5" w:rsidRDefault="00DF2DD3" w:rsidP="008E1B56">
                      <w:pPr>
                        <w:rPr>
                          <w:rFonts w:asciiTheme="majorBidi" w:hAnsiTheme="majorBidi" w:cstheme="majorBidi"/>
                          <w:sz w:val="24"/>
                          <w:szCs w:val="24"/>
                        </w:rPr>
                      </w:pPr>
                      <w:r w:rsidRPr="00264CE5">
                        <w:rPr>
                          <w:rFonts w:asciiTheme="majorBidi" w:hAnsiTheme="majorBidi" w:cstheme="majorBidi"/>
                          <w:sz w:val="24"/>
                          <w:szCs w:val="24"/>
                        </w:rPr>
                        <w:t xml:space="preserve">If Ther is no user with This username the system </w:t>
                      </w:r>
                      <w:r w:rsidR="003E1886" w:rsidRPr="00264CE5">
                        <w:rPr>
                          <w:rFonts w:asciiTheme="majorBidi" w:hAnsiTheme="majorBidi" w:cstheme="majorBidi"/>
                          <w:sz w:val="24"/>
                          <w:szCs w:val="24"/>
                        </w:rPr>
                        <w:t xml:space="preserve">will show a message That The user doesn’t Exist and Back again to </w:t>
                      </w:r>
                      <w:r w:rsidR="00C25855" w:rsidRPr="00264CE5">
                        <w:rPr>
                          <w:rFonts w:asciiTheme="majorBidi" w:hAnsiTheme="majorBidi" w:cstheme="majorBidi"/>
                          <w:sz w:val="24"/>
                          <w:szCs w:val="24"/>
                        </w:rPr>
                        <w:t>Search page</w:t>
                      </w:r>
                      <w:r w:rsidR="00042566" w:rsidRPr="00264CE5">
                        <w:rPr>
                          <w:rFonts w:asciiTheme="majorBidi" w:hAnsiTheme="majorBidi" w:cstheme="majorBidi"/>
                          <w:sz w:val="24"/>
                          <w:szCs w:val="24"/>
                        </w:rPr>
                        <w:t>.</w:t>
                      </w:r>
                    </w:p>
                    <w:p w14:paraId="2F6CC401" w14:textId="1A4A14B5" w:rsidR="006F7A65" w:rsidRPr="00264CE5" w:rsidRDefault="006F7A65" w:rsidP="00FA34E7">
                      <w:pPr>
                        <w:rPr>
                          <w:rFonts w:asciiTheme="majorBidi" w:hAnsiTheme="majorBidi" w:cstheme="majorBidi"/>
                          <w:sz w:val="24"/>
                          <w:szCs w:val="24"/>
                        </w:rPr>
                      </w:pPr>
                      <w:r w:rsidRPr="00264CE5">
                        <w:rPr>
                          <w:rFonts w:asciiTheme="majorBidi" w:hAnsiTheme="majorBidi" w:cstheme="majorBidi"/>
                          <w:sz w:val="24"/>
                          <w:szCs w:val="24"/>
                        </w:rPr>
                        <w:t xml:space="preserve">After viewing account </w:t>
                      </w:r>
                      <w:r w:rsidR="00D65804" w:rsidRPr="00264CE5">
                        <w:rPr>
                          <w:rFonts w:asciiTheme="majorBidi" w:hAnsiTheme="majorBidi" w:cstheme="majorBidi"/>
                          <w:sz w:val="24"/>
                          <w:szCs w:val="24"/>
                        </w:rPr>
                        <w:t xml:space="preserve">admin can edit or delete </w:t>
                      </w:r>
                      <w:r w:rsidR="008E1B56" w:rsidRPr="00264CE5">
                        <w:rPr>
                          <w:rFonts w:asciiTheme="majorBidi" w:hAnsiTheme="majorBidi" w:cstheme="majorBidi"/>
                          <w:sz w:val="24"/>
                          <w:szCs w:val="24"/>
                        </w:rPr>
                        <w:t>account</w:t>
                      </w:r>
                    </w:p>
                    <w:p w14:paraId="5477FAC4" w14:textId="0ED36B14" w:rsidR="00A345AA" w:rsidRPr="00264CE5" w:rsidRDefault="00A345AA" w:rsidP="00A345AA">
                      <w:pPr>
                        <w:rPr>
                          <w:rFonts w:asciiTheme="majorBidi" w:hAnsiTheme="majorBidi" w:cstheme="majorBidi"/>
                          <w:sz w:val="24"/>
                          <w:szCs w:val="24"/>
                        </w:rPr>
                      </w:pPr>
                      <w:r w:rsidRPr="00264CE5">
                        <w:rPr>
                          <w:rFonts w:asciiTheme="majorBidi" w:hAnsiTheme="majorBidi" w:cstheme="majorBidi"/>
                          <w:sz w:val="24"/>
                          <w:szCs w:val="24"/>
                        </w:rPr>
                        <w:t xml:space="preserve">To delete </w:t>
                      </w:r>
                      <w:r w:rsidR="00123D31" w:rsidRPr="00264CE5">
                        <w:rPr>
                          <w:rFonts w:asciiTheme="majorBidi" w:hAnsiTheme="majorBidi" w:cstheme="majorBidi"/>
                          <w:sz w:val="24"/>
                          <w:szCs w:val="24"/>
                        </w:rPr>
                        <w:t xml:space="preserve">or edit </w:t>
                      </w:r>
                      <w:r w:rsidRPr="00264CE5">
                        <w:rPr>
                          <w:rFonts w:asciiTheme="majorBidi" w:hAnsiTheme="majorBidi" w:cstheme="majorBidi"/>
                          <w:sz w:val="24"/>
                          <w:szCs w:val="24"/>
                        </w:rPr>
                        <w:t>Any user Account The admin must Enter his password to confirm deletion:</w:t>
                      </w:r>
                    </w:p>
                    <w:p w14:paraId="19DC03A0" w14:textId="57C41427" w:rsidR="00A345AA" w:rsidRPr="00264CE5" w:rsidRDefault="00A345AA" w:rsidP="00AD09C4">
                      <w:pPr>
                        <w:pStyle w:val="ListParagraph"/>
                        <w:numPr>
                          <w:ilvl w:val="0"/>
                          <w:numId w:val="14"/>
                        </w:numPr>
                        <w:rPr>
                          <w:rFonts w:asciiTheme="majorBidi" w:hAnsiTheme="majorBidi" w:cstheme="majorBidi"/>
                          <w:sz w:val="24"/>
                          <w:szCs w:val="24"/>
                        </w:rPr>
                      </w:pPr>
                      <w:r w:rsidRPr="00264CE5">
                        <w:rPr>
                          <w:rFonts w:asciiTheme="majorBidi" w:hAnsiTheme="majorBidi" w:cstheme="majorBidi"/>
                          <w:sz w:val="24"/>
                          <w:szCs w:val="24"/>
                        </w:rPr>
                        <w:t xml:space="preserve">If the password isn’t correct the system will </w:t>
                      </w:r>
                      <w:r w:rsidR="00D92012" w:rsidRPr="00264CE5">
                        <w:rPr>
                          <w:rFonts w:asciiTheme="majorBidi" w:hAnsiTheme="majorBidi" w:cstheme="majorBidi"/>
                          <w:sz w:val="24"/>
                          <w:szCs w:val="24"/>
                        </w:rPr>
                        <w:t xml:space="preserve">return to </w:t>
                      </w:r>
                      <w:r w:rsidR="001913B3" w:rsidRPr="00264CE5">
                        <w:rPr>
                          <w:rFonts w:asciiTheme="majorBidi" w:hAnsiTheme="majorBidi" w:cstheme="majorBidi"/>
                          <w:sz w:val="24"/>
                          <w:szCs w:val="24"/>
                        </w:rPr>
                        <w:t>user profile</w:t>
                      </w:r>
                      <w:r w:rsidRPr="00264CE5">
                        <w:rPr>
                          <w:rFonts w:asciiTheme="majorBidi" w:hAnsiTheme="majorBidi" w:cstheme="majorBidi"/>
                          <w:sz w:val="24"/>
                          <w:szCs w:val="24"/>
                        </w:rPr>
                        <w:t xml:space="preserve"> Again</w:t>
                      </w:r>
                    </w:p>
                    <w:p w14:paraId="2883E379" w14:textId="77777777" w:rsidR="00A345AA" w:rsidRPr="00264CE5" w:rsidRDefault="00A345AA" w:rsidP="00AD09C4">
                      <w:pPr>
                        <w:pStyle w:val="ListParagraph"/>
                        <w:numPr>
                          <w:ilvl w:val="0"/>
                          <w:numId w:val="14"/>
                        </w:numPr>
                        <w:rPr>
                          <w:rFonts w:asciiTheme="majorBidi" w:hAnsiTheme="majorBidi" w:cstheme="majorBidi"/>
                          <w:sz w:val="24"/>
                          <w:szCs w:val="24"/>
                        </w:rPr>
                      </w:pPr>
                      <w:r w:rsidRPr="00264CE5">
                        <w:rPr>
                          <w:rFonts w:asciiTheme="majorBidi" w:hAnsiTheme="majorBidi" w:cstheme="majorBidi"/>
                          <w:sz w:val="24"/>
                          <w:szCs w:val="24"/>
                        </w:rPr>
                        <w:t xml:space="preserve">If the password is correct the user will be deleted permanently </w:t>
                      </w:r>
                    </w:p>
                    <w:p w14:paraId="66BA6455" w14:textId="77777777" w:rsidR="00A345AA" w:rsidRPr="00264CE5" w:rsidRDefault="00A345AA" w:rsidP="00A345AA">
                      <w:pPr>
                        <w:rPr>
                          <w:rFonts w:asciiTheme="majorBidi" w:hAnsiTheme="majorBidi" w:cstheme="majorBidi"/>
                          <w:sz w:val="24"/>
                          <w:szCs w:val="24"/>
                        </w:rPr>
                      </w:pPr>
                      <w:r w:rsidRPr="00264CE5">
                        <w:rPr>
                          <w:rFonts w:asciiTheme="majorBidi" w:hAnsiTheme="majorBidi" w:cstheme="majorBidi"/>
                          <w:sz w:val="24"/>
                          <w:szCs w:val="24"/>
                        </w:rPr>
                        <w:t>Deleting user Account is permanent and will delete any data related to the user like enrolled courses, progress in courses, profile photo, etc...</w:t>
                      </w:r>
                    </w:p>
                    <w:p w14:paraId="15E38528" w14:textId="77777777" w:rsidR="00A345AA" w:rsidRPr="00264CE5" w:rsidRDefault="00A345AA" w:rsidP="00FA34E7">
                      <w:pPr>
                        <w:rPr>
                          <w:rFonts w:asciiTheme="majorBidi" w:hAnsiTheme="majorBidi" w:cstheme="majorBidi"/>
                          <w:sz w:val="24"/>
                          <w:szCs w:val="24"/>
                        </w:rPr>
                      </w:pPr>
                    </w:p>
                    <w:p w14:paraId="54BBAAF0" w14:textId="77777777" w:rsidR="00C003DA" w:rsidRPr="00264CE5" w:rsidRDefault="00C003DA" w:rsidP="00FA34E7">
                      <w:pPr>
                        <w:rPr>
                          <w:rFonts w:asciiTheme="majorBidi" w:hAnsiTheme="majorBidi" w:cstheme="majorBidi"/>
                          <w:sz w:val="24"/>
                          <w:szCs w:val="24"/>
                        </w:rPr>
                      </w:pPr>
                    </w:p>
                    <w:p w14:paraId="2C97A92E" w14:textId="72218690" w:rsidR="00592E5E" w:rsidRPr="00264CE5" w:rsidRDefault="00592E5E" w:rsidP="00FA34E7">
                      <w:pPr>
                        <w:rPr>
                          <w:rFonts w:asciiTheme="majorBidi" w:hAnsiTheme="majorBidi" w:cstheme="majorBidi"/>
                          <w:sz w:val="24"/>
                          <w:szCs w:val="24"/>
                        </w:rPr>
                      </w:pPr>
                    </w:p>
                  </w:txbxContent>
                </v:textbox>
              </v:shape>
            </w:pict>
          </mc:Fallback>
        </mc:AlternateContent>
      </w:r>
      <w:bookmarkEnd w:id="59"/>
    </w:p>
    <w:p w14:paraId="27CB9F3A" w14:textId="17C9B0E3" w:rsidR="00EA1BB2" w:rsidRDefault="00EA1BB2" w:rsidP="003D2C59">
      <w:pPr>
        <w:rPr>
          <w:sz w:val="28"/>
          <w:szCs w:val="28"/>
          <w:rtl/>
        </w:rPr>
      </w:pPr>
    </w:p>
    <w:p w14:paraId="6EC743C3" w14:textId="77777777" w:rsidR="00A830BB" w:rsidRDefault="00A830BB" w:rsidP="00721E17">
      <w:pPr>
        <w:ind w:left="3060"/>
        <w:rPr>
          <w:sz w:val="28"/>
          <w:szCs w:val="28"/>
        </w:rPr>
      </w:pPr>
    </w:p>
    <w:p w14:paraId="10F09FD0" w14:textId="77777777" w:rsidR="00FA63D3" w:rsidRDefault="00FA63D3" w:rsidP="00721E17">
      <w:pPr>
        <w:ind w:left="3060"/>
        <w:rPr>
          <w:sz w:val="28"/>
          <w:szCs w:val="28"/>
          <w:rtl/>
        </w:rPr>
      </w:pPr>
    </w:p>
    <w:p w14:paraId="07ED7E27" w14:textId="0E53BFF7" w:rsidR="00A830BB" w:rsidRDefault="00A830BB" w:rsidP="00AF052C">
      <w:pPr>
        <w:ind w:left="90"/>
        <w:rPr>
          <w:sz w:val="28"/>
          <w:szCs w:val="28"/>
          <w:rtl/>
        </w:rPr>
      </w:pPr>
    </w:p>
    <w:p w14:paraId="40D171D5" w14:textId="20F31945" w:rsidR="00A830BB" w:rsidRDefault="00A830BB" w:rsidP="00AF052C">
      <w:pPr>
        <w:ind w:left="90"/>
        <w:rPr>
          <w:sz w:val="28"/>
          <w:szCs w:val="28"/>
        </w:rPr>
      </w:pPr>
    </w:p>
    <w:p w14:paraId="7316A448" w14:textId="55A18383" w:rsidR="00A830BB" w:rsidRDefault="00A830BB" w:rsidP="00AF052C">
      <w:pPr>
        <w:ind w:left="90"/>
        <w:rPr>
          <w:sz w:val="28"/>
          <w:szCs w:val="28"/>
        </w:rPr>
      </w:pPr>
    </w:p>
    <w:p w14:paraId="28A13057" w14:textId="77777777" w:rsidR="00EA1BB2" w:rsidRDefault="00EA1BB2" w:rsidP="00AF052C">
      <w:pPr>
        <w:ind w:left="90"/>
        <w:rPr>
          <w:sz w:val="28"/>
          <w:szCs w:val="28"/>
        </w:rPr>
      </w:pPr>
    </w:p>
    <w:p w14:paraId="62EE45E7" w14:textId="32F4A1F0" w:rsidR="00DF7EAE" w:rsidRPr="00DA0135" w:rsidRDefault="00DA0135" w:rsidP="00DF7EAE">
      <w:pPr>
        <w:ind w:firstLine="720"/>
        <w:rPr>
          <w:b/>
          <w:sz w:val="28"/>
          <w:szCs w:val="28"/>
        </w:rPr>
      </w:pPr>
      <w:r w:rsidRPr="00DA0135">
        <w:rPr>
          <w:b/>
          <w:bCs/>
          <w:sz w:val="28"/>
          <w:szCs w:val="28"/>
        </w:rPr>
        <w:t>2.</w:t>
      </w:r>
      <w:r w:rsidR="0028145F" w:rsidRPr="00DA0135">
        <w:rPr>
          <w:b/>
          <w:bCs/>
          <w:sz w:val="28"/>
          <w:szCs w:val="28"/>
        </w:rPr>
        <w:t>2.1</w:t>
      </w:r>
      <w:r w:rsidR="00726326">
        <w:rPr>
          <w:b/>
          <w:bCs/>
          <w:sz w:val="28"/>
          <w:szCs w:val="28"/>
        </w:rPr>
        <w:t>4</w:t>
      </w:r>
      <w:r w:rsidR="00EA1BB2" w:rsidRPr="00DA0135">
        <w:rPr>
          <w:b/>
          <w:sz w:val="28"/>
          <w:szCs w:val="28"/>
        </w:rPr>
        <w:t xml:space="preserve"> </w:t>
      </w:r>
      <w:r w:rsidR="00413E8D">
        <w:rPr>
          <w:b/>
          <w:sz w:val="28"/>
          <w:szCs w:val="28"/>
        </w:rPr>
        <w:t>Manage</w:t>
      </w:r>
      <w:r w:rsidR="00EA1BB2" w:rsidRPr="00DA0135">
        <w:rPr>
          <w:b/>
          <w:sz w:val="28"/>
          <w:szCs w:val="28"/>
        </w:rPr>
        <w:t xml:space="preserve"> Account</w:t>
      </w:r>
    </w:p>
    <w:p w14:paraId="07DE80F1" w14:textId="7A69A7E7" w:rsidR="00EA1BB2" w:rsidRDefault="00EA1BB2" w:rsidP="00EA1BB2">
      <w:pPr>
        <w:tabs>
          <w:tab w:val="left" w:pos="1656"/>
        </w:tabs>
        <w:ind w:left="3150"/>
        <w:rPr>
          <w:sz w:val="28"/>
          <w:szCs w:val="28"/>
        </w:rPr>
      </w:pPr>
    </w:p>
    <w:p w14:paraId="22FF569C" w14:textId="1FD543AE" w:rsidR="003472D5" w:rsidRDefault="003472D5">
      <w:pPr>
        <w:rPr>
          <w:sz w:val="28"/>
          <w:szCs w:val="28"/>
        </w:rPr>
      </w:pPr>
    </w:p>
    <w:p w14:paraId="20FAA04A" w14:textId="1FF9CD6B" w:rsidR="00980F81" w:rsidRDefault="00980F81" w:rsidP="00980F81">
      <w:pPr>
        <w:rPr>
          <w:sz w:val="28"/>
          <w:szCs w:val="28"/>
        </w:rPr>
      </w:pPr>
    </w:p>
    <w:p w14:paraId="7A42D349" w14:textId="7DA3FD3A" w:rsidR="000A4E4B" w:rsidRDefault="000A4E4B">
      <w:pPr>
        <w:rPr>
          <w:sz w:val="28"/>
          <w:szCs w:val="28"/>
        </w:rPr>
      </w:pPr>
    </w:p>
    <w:p w14:paraId="384997C4" w14:textId="77777777" w:rsidR="00531CCA" w:rsidRDefault="00531CCA">
      <w:pPr>
        <w:rPr>
          <w:sz w:val="28"/>
          <w:szCs w:val="28"/>
          <w:rtl/>
        </w:rPr>
      </w:pPr>
    </w:p>
    <w:p w14:paraId="6CB64052" w14:textId="77777777" w:rsidR="00531CCA" w:rsidRDefault="00531CCA">
      <w:pPr>
        <w:rPr>
          <w:sz w:val="28"/>
          <w:szCs w:val="28"/>
          <w:rtl/>
        </w:rPr>
      </w:pPr>
    </w:p>
    <w:p w14:paraId="5BC1B055" w14:textId="77777777" w:rsidR="00531CCA" w:rsidRDefault="00531CCA">
      <w:pPr>
        <w:rPr>
          <w:sz w:val="28"/>
          <w:szCs w:val="28"/>
          <w:rtl/>
        </w:rPr>
      </w:pPr>
    </w:p>
    <w:p w14:paraId="192E38DB" w14:textId="77777777" w:rsidR="00531CCA" w:rsidRDefault="00531CCA">
      <w:pPr>
        <w:rPr>
          <w:sz w:val="28"/>
          <w:szCs w:val="28"/>
          <w:rtl/>
        </w:rPr>
      </w:pPr>
    </w:p>
    <w:p w14:paraId="6A6A4342" w14:textId="77777777" w:rsidR="00531CCA" w:rsidRDefault="00531CCA">
      <w:pPr>
        <w:rPr>
          <w:sz w:val="28"/>
          <w:szCs w:val="28"/>
          <w:rtl/>
        </w:rPr>
      </w:pPr>
    </w:p>
    <w:p w14:paraId="5122FEEF" w14:textId="77777777" w:rsidR="00531CCA" w:rsidRDefault="00531CCA">
      <w:pPr>
        <w:rPr>
          <w:sz w:val="28"/>
          <w:szCs w:val="28"/>
          <w:rtl/>
        </w:rPr>
      </w:pPr>
    </w:p>
    <w:p w14:paraId="3FDBE945" w14:textId="77777777" w:rsidR="00531CCA" w:rsidRDefault="00531CCA">
      <w:pPr>
        <w:rPr>
          <w:sz w:val="28"/>
          <w:szCs w:val="28"/>
          <w:rtl/>
        </w:rPr>
      </w:pPr>
    </w:p>
    <w:p w14:paraId="384D6742" w14:textId="77777777" w:rsidR="0089691D" w:rsidRDefault="0089691D">
      <w:pPr>
        <w:rPr>
          <w:sz w:val="28"/>
          <w:szCs w:val="28"/>
          <w:rtl/>
        </w:rPr>
      </w:pPr>
    </w:p>
    <w:p w14:paraId="50EE9237" w14:textId="77777777" w:rsidR="0089691D" w:rsidRDefault="0089691D">
      <w:pPr>
        <w:rPr>
          <w:sz w:val="28"/>
          <w:szCs w:val="28"/>
          <w:rtl/>
        </w:rPr>
      </w:pPr>
    </w:p>
    <w:p w14:paraId="31D27F00" w14:textId="77777777" w:rsidR="0089691D" w:rsidRDefault="0089691D">
      <w:pPr>
        <w:rPr>
          <w:sz w:val="28"/>
          <w:szCs w:val="28"/>
          <w:rtl/>
        </w:rPr>
      </w:pPr>
    </w:p>
    <w:p w14:paraId="05823907" w14:textId="111B8446" w:rsidR="63AECBCE" w:rsidRDefault="63AECBCE" w:rsidP="63AECBCE">
      <w:pPr>
        <w:rPr>
          <w:sz w:val="28"/>
          <w:szCs w:val="28"/>
        </w:rPr>
      </w:pPr>
    </w:p>
    <w:p w14:paraId="4DB27FE6" w14:textId="77777777" w:rsidR="006E428C" w:rsidRDefault="006E428C" w:rsidP="63AECBCE">
      <w:pPr>
        <w:rPr>
          <w:sz w:val="28"/>
          <w:szCs w:val="28"/>
        </w:rPr>
      </w:pPr>
    </w:p>
    <w:p w14:paraId="3E696C08" w14:textId="31F60C3E" w:rsidR="000A4E4B" w:rsidRDefault="00840CC6" w:rsidP="00E07706">
      <w:pPr>
        <w:pStyle w:val="Heading2"/>
        <w:numPr>
          <w:ilvl w:val="1"/>
          <w:numId w:val="49"/>
        </w:numPr>
      </w:pPr>
      <w:r>
        <w:lastRenderedPageBreak/>
        <w:t xml:space="preserve"> </w:t>
      </w:r>
      <w:bookmarkStart w:id="60" w:name="_Toc157388202"/>
      <w:r w:rsidR="000A4E4B">
        <w:t>Class Diagram:</w:t>
      </w:r>
      <w:bookmarkEnd w:id="60"/>
    </w:p>
    <w:p w14:paraId="44E963D3" w14:textId="383E4D07" w:rsidR="000A4E4B" w:rsidRDefault="00823B76" w:rsidP="000A4E4B">
      <w:pPr>
        <w:ind w:left="-540"/>
        <w:rPr>
          <w:sz w:val="28"/>
          <w:szCs w:val="28"/>
          <w:rtl/>
          <w:lang w:bidi="ar-EG"/>
        </w:rPr>
      </w:pPr>
      <w:r>
        <w:rPr>
          <w:noProof/>
          <w:sz w:val="28"/>
          <w:szCs w:val="28"/>
        </w:rPr>
        <w:drawing>
          <wp:inline distT="0" distB="0" distL="0" distR="0" wp14:anchorId="5B8A69CE" wp14:editId="5DC24F37">
            <wp:extent cx="6751320" cy="6539700"/>
            <wp:effectExtent l="0" t="0" r="0" b="0"/>
            <wp:docPr id="1715493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93787"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760714" cy="6548800"/>
                    </a:xfrm>
                    <a:prstGeom prst="rect">
                      <a:avLst/>
                    </a:prstGeom>
                    <a:noFill/>
                    <a:ln>
                      <a:noFill/>
                    </a:ln>
                  </pic:spPr>
                </pic:pic>
              </a:graphicData>
            </a:graphic>
          </wp:inline>
        </w:drawing>
      </w:r>
    </w:p>
    <w:p w14:paraId="03782D5F" w14:textId="0A92E525" w:rsidR="0096075A" w:rsidRDefault="00C94818" w:rsidP="0096075A">
      <w:pPr>
        <w:rPr>
          <w:sz w:val="28"/>
          <w:szCs w:val="28"/>
        </w:rPr>
      </w:pPr>
      <w:r>
        <w:rPr>
          <w:noProof/>
        </w:rPr>
        <w:lastRenderedPageBreak/>
        <mc:AlternateContent>
          <mc:Choice Requires="wps">
            <w:drawing>
              <wp:anchor distT="0" distB="0" distL="114300" distR="114300" simplePos="0" relativeHeight="251612160" behindDoc="0" locked="0" layoutInCell="1" allowOverlap="1" wp14:anchorId="406D64AE" wp14:editId="65E5C57E">
                <wp:simplePos x="0" y="0"/>
                <wp:positionH relativeFrom="margin">
                  <wp:align>left</wp:align>
                </wp:positionH>
                <wp:positionV relativeFrom="paragraph">
                  <wp:posOffset>-716280</wp:posOffset>
                </wp:positionV>
                <wp:extent cx="2257425" cy="474134"/>
                <wp:effectExtent l="0" t="0" r="28575" b="21590"/>
                <wp:wrapNone/>
                <wp:docPr id="1552192670" name="Text Box 1552192670"/>
                <wp:cNvGraphicFramePr/>
                <a:graphic xmlns:a="http://schemas.openxmlformats.org/drawingml/2006/main">
                  <a:graphicData uri="http://schemas.microsoft.com/office/word/2010/wordprocessingShape">
                    <wps:wsp>
                      <wps:cNvSpPr txBox="1"/>
                      <wps:spPr>
                        <a:xfrm>
                          <a:off x="0" y="0"/>
                          <a:ext cx="2257425" cy="474134"/>
                        </a:xfrm>
                        <a:prstGeom prst="rect">
                          <a:avLst/>
                        </a:prstGeom>
                        <a:solidFill>
                          <a:schemeClr val="bg1"/>
                        </a:solidFill>
                        <a:ln w="6350">
                          <a:solidFill>
                            <a:schemeClr val="bg1"/>
                          </a:solidFill>
                        </a:ln>
                      </wps:spPr>
                      <wps:txbx>
                        <w:txbxContent>
                          <w:p w14:paraId="740AF81B" w14:textId="202EA717" w:rsidR="00C94818" w:rsidRPr="00EE5E36" w:rsidRDefault="000513C5" w:rsidP="00EE5E36">
                            <w:pPr>
                              <w:pStyle w:val="Heading2"/>
                            </w:pPr>
                            <w:bookmarkStart w:id="61" w:name="_Toc157388203"/>
                            <w:r w:rsidRPr="00EE5E36">
                              <w:t xml:space="preserve">2.4 </w:t>
                            </w:r>
                            <w:r w:rsidR="00C94818" w:rsidRPr="00EE5E36">
                              <w:t>Sequence Diagram:</w:t>
                            </w:r>
                            <w:bookmarkEnd w:id="61"/>
                          </w:p>
                          <w:p w14:paraId="6BBA04C6" w14:textId="77777777" w:rsidR="00C94818" w:rsidRDefault="00C94818" w:rsidP="00EE5E36">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6D64AE" id="Text Box 1552192670" o:spid="_x0000_s1040" type="#_x0000_t202" style="position:absolute;margin-left:0;margin-top:-56.4pt;width:177.75pt;height:37.35pt;z-index:251612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" fillcolor="white [3212]" strokecolor="white [3212]" strokeweight=".5pt">
                <v:textbox>
                  <w:txbxContent>
                    <w:p w14:paraId="740AF81B" w14:textId="202EA717" w:rsidR="00C94818" w:rsidRPr="00EE5E36" w:rsidRDefault="000513C5" w:rsidP="00EE5E36">
                      <w:pPr>
                        <w:pStyle w:val="Heading2"/>
                      </w:pPr>
                      <w:bookmarkStart w:id="62" w:name="_Toc157388203"/>
                      <w:r w:rsidRPr="00EE5E36">
                        <w:t xml:space="preserve">2.4 </w:t>
                      </w:r>
                      <w:r w:rsidR="00C94818" w:rsidRPr="00EE5E36">
                        <w:t>Sequence Diagram:</w:t>
                      </w:r>
                      <w:bookmarkEnd w:id="62"/>
                    </w:p>
                    <w:p w14:paraId="6BBA04C6" w14:textId="77777777" w:rsidR="00C94818" w:rsidRDefault="00C94818" w:rsidP="00EE5E36">
                      <w:pPr>
                        <w:pStyle w:val="Heading2"/>
                      </w:pPr>
                    </w:p>
                  </w:txbxContent>
                </v:textbox>
                <w10:wrap anchorx="margin"/>
              </v:shape>
            </w:pict>
          </mc:Fallback>
        </mc:AlternateContent>
      </w:r>
      <w:r w:rsidR="0096075A">
        <w:rPr>
          <w:noProof/>
        </w:rPr>
        <w:drawing>
          <wp:inline distT="0" distB="0" distL="0" distR="0" wp14:anchorId="006A9304" wp14:editId="41886D40">
            <wp:extent cx="5539740" cy="7894320"/>
            <wp:effectExtent l="0" t="0" r="3810" b="0"/>
            <wp:docPr id="188852600" name="Picture 188852600"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600" name="Picture 4" descr="A white sheet of paper with black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9740" cy="7894320"/>
                    </a:xfrm>
                    <a:prstGeom prst="rect">
                      <a:avLst/>
                    </a:prstGeom>
                    <a:noFill/>
                    <a:ln>
                      <a:noFill/>
                    </a:ln>
                  </pic:spPr>
                </pic:pic>
              </a:graphicData>
            </a:graphic>
          </wp:inline>
        </w:drawing>
      </w:r>
    </w:p>
    <w:p w14:paraId="46E18289" w14:textId="2D6385B0" w:rsidR="0096075A" w:rsidRDefault="0096075A" w:rsidP="0096075A">
      <w:pPr>
        <w:rPr>
          <w:sz w:val="28"/>
          <w:szCs w:val="28"/>
        </w:rPr>
      </w:pPr>
      <w:r>
        <w:rPr>
          <w:noProof/>
        </w:rPr>
        <w:lastRenderedPageBreak/>
        <w:drawing>
          <wp:inline distT="0" distB="0" distL="0" distR="0" wp14:anchorId="6E4CE7C5" wp14:editId="30AC6479">
            <wp:extent cx="5800725" cy="8221978"/>
            <wp:effectExtent l="0" t="0" r="9525" b="7620"/>
            <wp:docPr id="836040602" name="Picture 83604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202532"/>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00725" cy="8221978"/>
                    </a:xfrm>
                    <a:prstGeom prst="rect">
                      <a:avLst/>
                    </a:prstGeom>
                    <a:noFill/>
                    <a:ln>
                      <a:noFill/>
                    </a:ln>
                  </pic:spPr>
                </pic:pic>
              </a:graphicData>
            </a:graphic>
          </wp:inline>
        </w:drawing>
      </w:r>
    </w:p>
    <w:p w14:paraId="0D34DB87" w14:textId="4FA724DB" w:rsidR="0096075A" w:rsidRDefault="0096075A" w:rsidP="0096075A">
      <w:pPr>
        <w:rPr>
          <w:sz w:val="28"/>
          <w:szCs w:val="28"/>
        </w:rPr>
      </w:pPr>
      <w:r>
        <w:rPr>
          <w:noProof/>
        </w:rPr>
        <w:lastRenderedPageBreak/>
        <w:drawing>
          <wp:inline distT="0" distB="0" distL="0" distR="0" wp14:anchorId="4C3AD932" wp14:editId="0A672AF7">
            <wp:extent cx="6134100" cy="8228860"/>
            <wp:effectExtent l="0" t="0" r="0" b="1270"/>
            <wp:docPr id="457480531" name="Picture 45748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80531" name="Picture 45748053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145329" cy="8243924"/>
                    </a:xfrm>
                    <a:prstGeom prst="rect">
                      <a:avLst/>
                    </a:prstGeom>
                    <a:noFill/>
                    <a:ln>
                      <a:noFill/>
                    </a:ln>
                  </pic:spPr>
                </pic:pic>
              </a:graphicData>
            </a:graphic>
          </wp:inline>
        </w:drawing>
      </w:r>
    </w:p>
    <w:p w14:paraId="7B6B1FEA" w14:textId="49AC780E" w:rsidR="0096075A" w:rsidRDefault="0096075A" w:rsidP="0096075A">
      <w:pPr>
        <w:rPr>
          <w:sz w:val="28"/>
          <w:szCs w:val="28"/>
        </w:rPr>
      </w:pPr>
      <w:r>
        <w:rPr>
          <w:noProof/>
        </w:rPr>
        <w:lastRenderedPageBreak/>
        <w:drawing>
          <wp:inline distT="0" distB="0" distL="0" distR="0" wp14:anchorId="4F7485BF" wp14:editId="16A9616D">
            <wp:extent cx="6134100" cy="8229043"/>
            <wp:effectExtent l="0" t="0" r="0" b="635"/>
            <wp:docPr id="1021569527" name="Picture 102156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69527" name="Picture 1021569527"/>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36027" cy="8231628"/>
                    </a:xfrm>
                    <a:prstGeom prst="rect">
                      <a:avLst/>
                    </a:prstGeom>
                    <a:noFill/>
                    <a:ln>
                      <a:noFill/>
                    </a:ln>
                  </pic:spPr>
                </pic:pic>
              </a:graphicData>
            </a:graphic>
          </wp:inline>
        </w:drawing>
      </w:r>
      <w:r>
        <w:rPr>
          <w:noProof/>
        </w:rPr>
        <w:lastRenderedPageBreak/>
        <w:drawing>
          <wp:inline distT="0" distB="0" distL="0" distR="0" wp14:anchorId="68F4BA14" wp14:editId="65C6FBBF">
            <wp:extent cx="6054090" cy="8241088"/>
            <wp:effectExtent l="95250" t="95250" r="99060" b="102870"/>
            <wp:docPr id="393561978" name="Picture 39356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61978" name="Picture 393561978"/>
                    <pic:cNvPicPr/>
                  </pic:nvPicPr>
                  <pic:blipFill>
                    <a:blip r:embed="rId36">
                      <a:extLst>
                        <a:ext uri="{28A0092B-C50C-407E-A947-70E740481C1C}">
                          <a14:useLocalDpi xmlns:a14="http://schemas.microsoft.com/office/drawing/2010/main" val="0"/>
                        </a:ext>
                      </a:extLst>
                    </a:blip>
                    <a:stretch>
                      <a:fillRect/>
                    </a:stretch>
                  </pic:blipFill>
                  <pic:spPr bwMode="auto">
                    <a:xfrm>
                      <a:off x="0" y="0"/>
                      <a:ext cx="6056117" cy="8243847"/>
                    </a:xfrm>
                    <a:prstGeom prst="rect">
                      <a:avLst/>
                    </a:prstGeom>
                    <a:solidFill>
                      <a:srgbClr val="FFFFFF">
                        <a:shade val="85000"/>
                      </a:srgbClr>
                    </a:solidFill>
                    <a:ln w="88900" cap="sq">
                      <a:solidFill>
                        <a:schemeClr val="bg1"/>
                      </a:solidFill>
                      <a:miter lim="800000"/>
                    </a:ln>
                    <a:effectLst/>
                  </pic:spPr>
                </pic:pic>
              </a:graphicData>
            </a:graphic>
          </wp:inline>
        </w:drawing>
      </w:r>
    </w:p>
    <w:p w14:paraId="52F94838" w14:textId="20607E74" w:rsidR="00EF23C8" w:rsidRDefault="00EF23C8" w:rsidP="0096075A">
      <w:pPr>
        <w:rPr>
          <w:sz w:val="28"/>
          <w:szCs w:val="28"/>
        </w:rPr>
      </w:pPr>
      <w:r>
        <w:rPr>
          <w:noProof/>
        </w:rPr>
        <w:lastRenderedPageBreak/>
        <w:drawing>
          <wp:inline distT="0" distB="0" distL="0" distR="0" wp14:anchorId="379EAFC7" wp14:editId="47A8DBA2">
            <wp:extent cx="6134100" cy="8226425"/>
            <wp:effectExtent l="0" t="0" r="0" b="3175"/>
            <wp:docPr id="581259460" name="Picture 58125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59460" name="Picture 581259460"/>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41829" cy="8236791"/>
                    </a:xfrm>
                    <a:prstGeom prst="rect">
                      <a:avLst/>
                    </a:prstGeom>
                    <a:noFill/>
                    <a:ln>
                      <a:noFill/>
                    </a:ln>
                  </pic:spPr>
                </pic:pic>
              </a:graphicData>
            </a:graphic>
          </wp:inline>
        </w:drawing>
      </w:r>
    </w:p>
    <w:p w14:paraId="04E8C77A" w14:textId="402DF22D" w:rsidR="00EF23C8" w:rsidRDefault="00356E11" w:rsidP="0096075A">
      <w:r>
        <w:rPr>
          <w:noProof/>
        </w:rPr>
        <w:lastRenderedPageBreak/>
        <w:drawing>
          <wp:inline distT="0" distB="0" distL="0" distR="0" wp14:anchorId="525683CA" wp14:editId="63368D27">
            <wp:extent cx="6210300" cy="8229600"/>
            <wp:effectExtent l="0" t="0" r="0" b="0"/>
            <wp:docPr id="735981775" name="Picture 1" descr="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1775" name="Picture 1" descr="Gu"/>
                    <pic:cNvPicPr/>
                  </pic:nvPicPr>
                  <pic:blipFill>
                    <a:blip r:embed="rId38">
                      <a:extLst>
                        <a:ext uri="{28A0092B-C50C-407E-A947-70E740481C1C}">
                          <a14:useLocalDpi xmlns:a14="http://schemas.microsoft.com/office/drawing/2010/main" val="0"/>
                        </a:ext>
                      </a:extLst>
                    </a:blip>
                    <a:stretch>
                      <a:fillRect/>
                    </a:stretch>
                  </pic:blipFill>
                  <pic:spPr>
                    <a:xfrm>
                      <a:off x="0" y="0"/>
                      <a:ext cx="6210300" cy="8229600"/>
                    </a:xfrm>
                    <a:prstGeom prst="rect">
                      <a:avLst/>
                    </a:prstGeom>
                  </pic:spPr>
                </pic:pic>
              </a:graphicData>
            </a:graphic>
          </wp:inline>
        </w:drawing>
      </w:r>
    </w:p>
    <w:p w14:paraId="47533E4A" w14:textId="5D41DD12" w:rsidR="00B942C0" w:rsidRPr="00F67B74" w:rsidRDefault="00053C11" w:rsidP="00C43D13">
      <w:pPr>
        <w:pStyle w:val="Heading2"/>
        <w:numPr>
          <w:ilvl w:val="1"/>
          <w:numId w:val="50"/>
        </w:numPr>
      </w:pPr>
      <w:r>
        <w:lastRenderedPageBreak/>
        <w:t xml:space="preserve"> </w:t>
      </w:r>
      <w:bookmarkStart w:id="63" w:name="_Toc157388204"/>
      <w:r w:rsidR="00B942C0" w:rsidRPr="00F67B74">
        <w:t>Data Flow Diagrams</w:t>
      </w:r>
      <w:bookmarkEnd w:id="63"/>
    </w:p>
    <w:p w14:paraId="5F8980FD" w14:textId="77777777" w:rsidR="00B942C0" w:rsidRPr="00053C11" w:rsidRDefault="00B942C0" w:rsidP="00053C11">
      <w:pPr>
        <w:ind w:left="432"/>
        <w:rPr>
          <w:sz w:val="24"/>
          <w:szCs w:val="24"/>
        </w:rPr>
      </w:pPr>
      <w:r w:rsidRPr="00053C11">
        <w:rPr>
          <w:sz w:val="24"/>
          <w:szCs w:val="24"/>
        </w:rPr>
        <w:t>The Data Flow Diagrams are used to graphically represent the flow of data in a business information system. DFD describes the processes that are involved in a system to transfer data from the input to the file storage and report generation.</w:t>
      </w:r>
    </w:p>
    <w:p w14:paraId="392642A0" w14:textId="77777777" w:rsidR="00B942C0" w:rsidRPr="00657EE1" w:rsidRDefault="00B942C0" w:rsidP="00C43D13">
      <w:pPr>
        <w:pStyle w:val="Heading3"/>
        <w:numPr>
          <w:ilvl w:val="2"/>
          <w:numId w:val="51"/>
        </w:numPr>
      </w:pPr>
      <w:bookmarkStart w:id="64" w:name="_Toc157388205"/>
      <w:r w:rsidRPr="00657EE1">
        <w:t>Context Diagram – Level 0</w:t>
      </w:r>
      <w:bookmarkEnd w:id="64"/>
    </w:p>
    <w:p w14:paraId="0BD6D05E" w14:textId="081E685C" w:rsidR="00B942C0" w:rsidRPr="007B6F2A" w:rsidRDefault="00B942C0" w:rsidP="00053C11">
      <w:pPr>
        <w:ind w:left="720"/>
        <w:rPr>
          <w:sz w:val="24"/>
          <w:szCs w:val="24"/>
        </w:rPr>
      </w:pPr>
      <w:r w:rsidRPr="007B6F2A">
        <w:rPr>
          <w:sz w:val="24"/>
          <w:szCs w:val="24"/>
        </w:rPr>
        <w:t xml:space="preserve">This Context Diagram in </w:t>
      </w:r>
      <w:r w:rsidRPr="00053C11">
        <w:rPr>
          <w:sz w:val="24"/>
          <w:szCs w:val="24"/>
        </w:rPr>
        <w:fldChar w:fldCharType="begin"/>
      </w:r>
      <w:r w:rsidRPr="00053C11">
        <w:rPr>
          <w:sz w:val="24"/>
          <w:szCs w:val="24"/>
        </w:rPr>
        <w:instrText xml:space="preserve"> REF _Ref127168584 \h </w:instrText>
      </w:r>
      <w:r w:rsidR="007F4F1F" w:rsidRPr="00053C11">
        <w:rPr>
          <w:sz w:val="24"/>
          <w:szCs w:val="24"/>
        </w:rPr>
        <w:instrText xml:space="preserve"> \* MERGEFORMAT </w:instrText>
      </w:r>
      <w:r w:rsidRPr="00053C11">
        <w:rPr>
          <w:sz w:val="24"/>
          <w:szCs w:val="24"/>
        </w:rPr>
      </w:r>
      <w:r w:rsidRPr="00053C11">
        <w:rPr>
          <w:sz w:val="24"/>
          <w:szCs w:val="24"/>
        </w:rPr>
        <w:fldChar w:fldCharType="separate"/>
      </w:r>
      <w:r w:rsidR="004D371D">
        <w:rPr>
          <w:b/>
          <w:bCs/>
          <w:sz w:val="24"/>
          <w:szCs w:val="24"/>
        </w:rPr>
        <w:t>Error! Reference source not found.</w:t>
      </w:r>
      <w:r w:rsidRPr="00053C11">
        <w:rPr>
          <w:sz w:val="24"/>
          <w:szCs w:val="24"/>
        </w:rPr>
        <w:fldChar w:fldCharType="end"/>
      </w:r>
      <w:r w:rsidR="009356E4" w:rsidRPr="007B6F2A">
        <w:rPr>
          <w:sz w:val="24"/>
          <w:szCs w:val="24"/>
        </w:rPr>
        <w:t>….</w:t>
      </w:r>
      <w:r w:rsidRPr="007B6F2A">
        <w:rPr>
          <w:sz w:val="24"/>
          <w:szCs w:val="24"/>
        </w:rPr>
        <w:t xml:space="preserve">, shows The most prominent users are </w:t>
      </w:r>
      <w:r w:rsidR="00E45A48" w:rsidRPr="007B6F2A">
        <w:rPr>
          <w:sz w:val="24"/>
          <w:szCs w:val="24"/>
        </w:rPr>
        <w:t>Normal User</w:t>
      </w:r>
      <w:r w:rsidRPr="007B6F2A">
        <w:rPr>
          <w:sz w:val="24"/>
          <w:szCs w:val="24"/>
        </w:rPr>
        <w:t xml:space="preserve"> </w:t>
      </w:r>
      <w:r w:rsidR="00E50E31" w:rsidRPr="007B6F2A">
        <w:rPr>
          <w:sz w:val="24"/>
          <w:szCs w:val="24"/>
        </w:rPr>
        <w:t xml:space="preserve">, Deaf User , Guest and </w:t>
      </w:r>
      <w:r w:rsidR="00BF0F49" w:rsidRPr="007B6F2A">
        <w:rPr>
          <w:sz w:val="24"/>
          <w:szCs w:val="24"/>
        </w:rPr>
        <w:t>Admin</w:t>
      </w:r>
      <w:r w:rsidRPr="007B6F2A">
        <w:rPr>
          <w:sz w:val="24"/>
          <w:szCs w:val="24"/>
        </w:rPr>
        <w:t xml:space="preserve">, and </w:t>
      </w:r>
      <w:r w:rsidR="00053F89" w:rsidRPr="007B6F2A">
        <w:rPr>
          <w:sz w:val="24"/>
          <w:szCs w:val="24"/>
        </w:rPr>
        <w:t>Normal User , Deaf User , Guest</w:t>
      </w:r>
      <w:r w:rsidRPr="007B6F2A">
        <w:rPr>
          <w:sz w:val="24"/>
          <w:szCs w:val="24"/>
        </w:rPr>
        <w:t xml:space="preserve"> can use the </w:t>
      </w:r>
      <w:r w:rsidR="00592C77" w:rsidRPr="007B6F2A">
        <w:rPr>
          <w:sz w:val="24"/>
          <w:szCs w:val="24"/>
        </w:rPr>
        <w:t xml:space="preserve">Application  </w:t>
      </w:r>
      <w:r w:rsidR="00CE7311" w:rsidRPr="007B6F2A">
        <w:rPr>
          <w:sz w:val="24"/>
          <w:szCs w:val="24"/>
        </w:rPr>
        <w:t>or the Website</w:t>
      </w:r>
      <w:r w:rsidRPr="007B6F2A">
        <w:rPr>
          <w:sz w:val="24"/>
          <w:szCs w:val="24"/>
        </w:rPr>
        <w:t xml:space="preserve"> to create a new account if </w:t>
      </w:r>
      <w:r w:rsidR="00CE560E" w:rsidRPr="007B6F2A">
        <w:rPr>
          <w:sz w:val="24"/>
          <w:szCs w:val="24"/>
        </w:rPr>
        <w:t>they</w:t>
      </w:r>
      <w:r w:rsidRPr="007B6F2A">
        <w:rPr>
          <w:sz w:val="24"/>
          <w:szCs w:val="24"/>
        </w:rPr>
        <w:t xml:space="preserve"> don't have one or log in directly if </w:t>
      </w:r>
      <w:r w:rsidR="00C17C39" w:rsidRPr="007B6F2A">
        <w:rPr>
          <w:sz w:val="24"/>
          <w:szCs w:val="24"/>
        </w:rPr>
        <w:t>the</w:t>
      </w:r>
      <w:r w:rsidR="001A5E7D" w:rsidRPr="007B6F2A">
        <w:rPr>
          <w:sz w:val="24"/>
          <w:szCs w:val="24"/>
        </w:rPr>
        <w:t>y</w:t>
      </w:r>
      <w:r w:rsidRPr="007B6F2A">
        <w:rPr>
          <w:sz w:val="24"/>
          <w:szCs w:val="24"/>
        </w:rPr>
        <w:t xml:space="preserve"> ha</w:t>
      </w:r>
      <w:r w:rsidR="001A5E7D" w:rsidRPr="007B6F2A">
        <w:rPr>
          <w:sz w:val="24"/>
          <w:szCs w:val="24"/>
        </w:rPr>
        <w:t>ve</w:t>
      </w:r>
      <w:r w:rsidRPr="007B6F2A">
        <w:rPr>
          <w:sz w:val="24"/>
          <w:szCs w:val="24"/>
        </w:rPr>
        <w:t xml:space="preserve">, then after the system verifies the data that </w:t>
      </w:r>
      <w:r w:rsidR="001A5E7D" w:rsidRPr="007B6F2A">
        <w:rPr>
          <w:sz w:val="24"/>
          <w:szCs w:val="24"/>
        </w:rPr>
        <w:t>they</w:t>
      </w:r>
      <w:r w:rsidRPr="007B6F2A">
        <w:rPr>
          <w:sz w:val="24"/>
          <w:szCs w:val="24"/>
        </w:rPr>
        <w:t xml:space="preserve"> enter and make sure that it's valid data </w:t>
      </w:r>
      <w:r w:rsidR="007B1B69" w:rsidRPr="007B6F2A">
        <w:rPr>
          <w:sz w:val="24"/>
          <w:szCs w:val="24"/>
        </w:rPr>
        <w:t>they</w:t>
      </w:r>
      <w:r w:rsidRPr="007B6F2A">
        <w:rPr>
          <w:sz w:val="24"/>
          <w:szCs w:val="24"/>
        </w:rPr>
        <w:t xml:space="preserve"> can move to the home screen and access to the complete processes.</w:t>
      </w:r>
    </w:p>
    <w:p w14:paraId="3BC456EB" w14:textId="39ED582D" w:rsidR="00EF23C8" w:rsidRDefault="00EF23C8" w:rsidP="0096075A">
      <w:pPr>
        <w:rPr>
          <w:sz w:val="28"/>
          <w:szCs w:val="28"/>
        </w:rPr>
      </w:pPr>
      <w:r>
        <w:rPr>
          <w:noProof/>
        </w:rPr>
        <w:drawing>
          <wp:inline distT="0" distB="0" distL="0" distR="0" wp14:anchorId="67B64344" wp14:editId="6BF15BD5">
            <wp:extent cx="5623051" cy="3126999"/>
            <wp:effectExtent l="0" t="0" r="0" b="0"/>
            <wp:docPr id="877163882" name="Picture 87716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63882" name="Picture 87716388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623051" cy="3126999"/>
                    </a:xfrm>
                    <a:prstGeom prst="rect">
                      <a:avLst/>
                    </a:prstGeom>
                    <a:noFill/>
                    <a:ln>
                      <a:noFill/>
                    </a:ln>
                  </pic:spPr>
                </pic:pic>
              </a:graphicData>
            </a:graphic>
          </wp:inline>
        </w:drawing>
      </w:r>
    </w:p>
    <w:p w14:paraId="38C1C102" w14:textId="77777777" w:rsidR="00EF23C8" w:rsidRDefault="00EF23C8" w:rsidP="0096075A">
      <w:pPr>
        <w:rPr>
          <w:sz w:val="28"/>
          <w:szCs w:val="28"/>
        </w:rPr>
      </w:pPr>
    </w:p>
    <w:p w14:paraId="308D6656" w14:textId="77777777" w:rsidR="00A07F61" w:rsidRDefault="00A07F61" w:rsidP="0096075A">
      <w:pPr>
        <w:rPr>
          <w:sz w:val="28"/>
          <w:szCs w:val="28"/>
        </w:rPr>
      </w:pPr>
    </w:p>
    <w:p w14:paraId="62C7D66E" w14:textId="77777777" w:rsidR="00A07F61" w:rsidRDefault="00A07F61" w:rsidP="0096075A">
      <w:pPr>
        <w:rPr>
          <w:sz w:val="28"/>
          <w:szCs w:val="28"/>
        </w:rPr>
      </w:pPr>
    </w:p>
    <w:p w14:paraId="11E34AD0" w14:textId="77777777" w:rsidR="00A07F61" w:rsidRDefault="00A07F61" w:rsidP="0096075A">
      <w:pPr>
        <w:rPr>
          <w:sz w:val="28"/>
          <w:szCs w:val="28"/>
        </w:rPr>
      </w:pPr>
    </w:p>
    <w:p w14:paraId="0A9A208B" w14:textId="77777777" w:rsidR="00A07F61" w:rsidRDefault="00A07F61" w:rsidP="0096075A">
      <w:pPr>
        <w:rPr>
          <w:sz w:val="28"/>
          <w:szCs w:val="28"/>
        </w:rPr>
      </w:pPr>
    </w:p>
    <w:p w14:paraId="76467617" w14:textId="77777777" w:rsidR="00DF1D78" w:rsidRDefault="00DF1D78" w:rsidP="0096075A">
      <w:pPr>
        <w:rPr>
          <w:sz w:val="28"/>
          <w:szCs w:val="28"/>
        </w:rPr>
      </w:pPr>
    </w:p>
    <w:p w14:paraId="6DD3A434" w14:textId="77777777" w:rsidR="00A07F61" w:rsidRDefault="00A07F61" w:rsidP="0096075A">
      <w:pPr>
        <w:rPr>
          <w:sz w:val="28"/>
          <w:szCs w:val="28"/>
        </w:rPr>
      </w:pPr>
    </w:p>
    <w:p w14:paraId="2C360B0A" w14:textId="77777777" w:rsidR="00F0715B" w:rsidRDefault="00F0715B" w:rsidP="00C43D13">
      <w:pPr>
        <w:pStyle w:val="Heading3"/>
        <w:numPr>
          <w:ilvl w:val="2"/>
          <w:numId w:val="51"/>
        </w:numPr>
      </w:pPr>
      <w:bookmarkStart w:id="65" w:name="_Toc157388206"/>
      <w:r>
        <w:lastRenderedPageBreak/>
        <w:t>Level 1</w:t>
      </w:r>
      <w:bookmarkEnd w:id="65"/>
    </w:p>
    <w:p w14:paraId="30525A45" w14:textId="7DF78D9B" w:rsidR="00F0715B" w:rsidRPr="00B248F7" w:rsidRDefault="00F0715B" w:rsidP="00053C11">
      <w:pPr>
        <w:ind w:left="720"/>
        <w:rPr>
          <w:rFonts w:asciiTheme="majorBidi" w:hAnsiTheme="majorBidi" w:cstheme="majorBidi"/>
          <w:sz w:val="24"/>
          <w:szCs w:val="24"/>
        </w:rPr>
      </w:pPr>
      <w:r w:rsidRPr="00B248F7">
        <w:rPr>
          <w:rFonts w:asciiTheme="majorBidi" w:hAnsiTheme="majorBidi" w:cstheme="majorBidi"/>
          <w:sz w:val="24"/>
          <w:szCs w:val="24"/>
        </w:rPr>
        <w:t>This Level in</w:t>
      </w:r>
      <w:r w:rsidR="00AC1B68" w:rsidRPr="00B248F7">
        <w:rPr>
          <w:rFonts w:asciiTheme="majorBidi" w:hAnsiTheme="majorBidi" w:cstheme="majorBidi"/>
          <w:sz w:val="24"/>
          <w:szCs w:val="24"/>
        </w:rPr>
        <w:t xml:space="preserve"> Figure …</w:t>
      </w:r>
      <w:r w:rsidRPr="00B248F7">
        <w:rPr>
          <w:rFonts w:asciiTheme="majorBidi" w:hAnsiTheme="majorBidi" w:cstheme="majorBidi"/>
          <w:sz w:val="24"/>
          <w:szCs w:val="24"/>
        </w:rPr>
        <w:t xml:space="preserve">, shows in </w:t>
      </w:r>
      <w:r w:rsidR="00AC1B68" w:rsidRPr="00B248F7">
        <w:rPr>
          <w:rFonts w:asciiTheme="majorBidi" w:hAnsiTheme="majorBidi" w:cstheme="majorBidi"/>
          <w:sz w:val="24"/>
          <w:szCs w:val="24"/>
        </w:rPr>
        <w:t>detail</w:t>
      </w:r>
      <w:r w:rsidRPr="00B248F7">
        <w:rPr>
          <w:rFonts w:asciiTheme="majorBidi" w:hAnsiTheme="majorBidi" w:cstheme="majorBidi"/>
          <w:sz w:val="24"/>
          <w:szCs w:val="24"/>
        </w:rPr>
        <w:t xml:space="preserve"> more than Context Diagram.</w:t>
      </w:r>
    </w:p>
    <w:p w14:paraId="0DD03873" w14:textId="77777777" w:rsidR="00F0715B" w:rsidRDefault="00F0715B" w:rsidP="0096075A">
      <w:pPr>
        <w:rPr>
          <w:sz w:val="28"/>
          <w:szCs w:val="28"/>
        </w:rPr>
      </w:pPr>
    </w:p>
    <w:p w14:paraId="79315120" w14:textId="7543455B" w:rsidR="00EF23C8" w:rsidRDefault="0005658E" w:rsidP="0096075A">
      <w:pPr>
        <w:rPr>
          <w:sz w:val="28"/>
          <w:szCs w:val="28"/>
        </w:rPr>
      </w:pPr>
      <w:r>
        <w:rPr>
          <w:noProof/>
          <w:sz w:val="28"/>
          <w:szCs w:val="28"/>
        </w:rPr>
        <w:drawing>
          <wp:inline distT="0" distB="0" distL="0" distR="0" wp14:anchorId="2FBAABFD" wp14:editId="6DC53B09">
            <wp:extent cx="5943600" cy="6710045"/>
            <wp:effectExtent l="0" t="0" r="0" b="0"/>
            <wp:docPr id="68850699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6999" name="Picture 1" descr="A diagram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6710045"/>
                    </a:xfrm>
                    <a:prstGeom prst="rect">
                      <a:avLst/>
                    </a:prstGeom>
                  </pic:spPr>
                </pic:pic>
              </a:graphicData>
            </a:graphic>
          </wp:inline>
        </w:drawing>
      </w:r>
    </w:p>
    <w:p w14:paraId="365F5B81" w14:textId="163FFCAC" w:rsidR="00EF23C8" w:rsidRPr="00C36187" w:rsidRDefault="00EF23C8" w:rsidP="0096075A">
      <w:pPr>
        <w:rPr>
          <w:sz w:val="28"/>
          <w:szCs w:val="28"/>
        </w:rPr>
      </w:pPr>
    </w:p>
    <w:p w14:paraId="6A718D6D" w14:textId="666C5999" w:rsidR="59DF6EE4" w:rsidRDefault="59DF6EE4">
      <w:r>
        <w:br w:type="page"/>
      </w:r>
    </w:p>
    <w:p w14:paraId="0F06BA87" w14:textId="078F3441" w:rsidR="001E2F15" w:rsidRDefault="00974B1B" w:rsidP="00C43D13">
      <w:pPr>
        <w:pStyle w:val="Heading2"/>
        <w:numPr>
          <w:ilvl w:val="1"/>
          <w:numId w:val="50"/>
        </w:numPr>
        <w:rPr>
          <w:b w:val="0"/>
          <w:bCs/>
          <w:szCs w:val="32"/>
        </w:rPr>
      </w:pPr>
      <w:r w:rsidRPr="00974B1B">
        <w:rPr>
          <w:szCs w:val="32"/>
        </w:rPr>
        <w:lastRenderedPageBreak/>
        <w:t xml:space="preserve"> </w:t>
      </w:r>
      <w:bookmarkStart w:id="66" w:name="_Toc157388207"/>
      <w:r w:rsidR="28A24C9F" w:rsidRPr="00974B1B">
        <w:rPr>
          <w:szCs w:val="32"/>
        </w:rPr>
        <w:t xml:space="preserve">ER </w:t>
      </w:r>
      <w:r w:rsidR="00FD5216" w:rsidRPr="00A030E5">
        <w:rPr>
          <w:szCs w:val="32"/>
        </w:rPr>
        <w:t>Diagram</w:t>
      </w:r>
      <w:r w:rsidR="00B624AE">
        <w:rPr>
          <w:noProof/>
        </w:rPr>
        <mc:AlternateContent>
          <mc:Choice Requires="wps">
            <w:drawing>
              <wp:inline distT="0" distB="0" distL="0" distR="0" wp14:anchorId="7B33DB5C" wp14:editId="07BFF96B">
                <wp:extent cx="5840730" cy="5742305"/>
                <wp:effectExtent l="0" t="0" r="7620" b="0"/>
                <wp:docPr id="899846940" name="مستطيل 1"/>
                <wp:cNvGraphicFramePr/>
                <a:graphic xmlns:a="http://schemas.openxmlformats.org/drawingml/2006/main">
                  <a:graphicData uri="http://schemas.microsoft.com/office/word/2010/wordprocessingShape">
                    <wps:wsp>
                      <wps:cNvSpPr/>
                      <wps:spPr>
                        <a:xfrm>
                          <a:off x="0" y="0"/>
                          <a:ext cx="5840730" cy="5742305"/>
                        </a:xfrm>
                        <a:prstGeom prst="rect">
                          <a:avLst/>
                        </a:prstGeom>
                        <a:blipFill dpi="0" rotWithShape="1">
                          <a:blip r:embed="rId4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w:pict>
              <v:rect w14:anchorId="15DEE025" id="مستطيل 1" o:spid="_x0000_s1026" style="width:459.9pt;height:452.1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" stroked="f" strokeweight="1pt">
                <v:fill r:id="rId42" o:title="" recolor="t" rotate="t" type="frame"/>
                <w10:anchorlock/>
              </v:rect>
            </w:pict>
          </mc:Fallback>
        </mc:AlternateContent>
      </w:r>
      <w:bookmarkEnd w:id="66"/>
    </w:p>
    <w:p w14:paraId="71784E18" w14:textId="713E4D65" w:rsidR="733F352F" w:rsidRPr="00C5516C" w:rsidRDefault="733F352F" w:rsidP="00C5516C">
      <w:pPr>
        <w:rPr>
          <w:b/>
          <w:bCs/>
          <w:sz w:val="32"/>
          <w:szCs w:val="32"/>
        </w:rPr>
      </w:pPr>
    </w:p>
    <w:sectPr w:rsidR="733F352F" w:rsidRPr="00C5516C">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F26E0" w14:textId="77777777" w:rsidR="008D5D7A" w:rsidRDefault="008D5D7A" w:rsidP="005B2F35">
      <w:pPr>
        <w:spacing w:after="0" w:line="240" w:lineRule="auto"/>
      </w:pPr>
      <w:r>
        <w:separator/>
      </w:r>
    </w:p>
  </w:endnote>
  <w:endnote w:type="continuationSeparator" w:id="0">
    <w:p w14:paraId="56D2E19F" w14:textId="77777777" w:rsidR="008D5D7A" w:rsidRDefault="008D5D7A" w:rsidP="005B2F35">
      <w:pPr>
        <w:spacing w:after="0" w:line="240" w:lineRule="auto"/>
      </w:pPr>
      <w:r>
        <w:continuationSeparator/>
      </w:r>
    </w:p>
  </w:endnote>
  <w:endnote w:type="continuationNotice" w:id="1">
    <w:p w14:paraId="241F2442" w14:textId="77777777" w:rsidR="008D5D7A" w:rsidRDefault="008D5D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system-ui">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34069" w14:textId="77777777" w:rsidR="00490DEA" w:rsidRDefault="00490DE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083ADFE1" w14:textId="77777777" w:rsidR="00490DEA" w:rsidRDefault="00490DEA">
    <w:pPr>
      <w:pStyle w:val="Footer"/>
    </w:pPr>
  </w:p>
  <w:p w14:paraId="55AB6526" w14:textId="77777777" w:rsidR="00490DEA" w:rsidRDefault="00490D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492846"/>
      <w:docPartObj>
        <w:docPartGallery w:val="Page Numbers (Bottom of Page)"/>
        <w:docPartUnique/>
      </w:docPartObj>
    </w:sdtPr>
    <w:sdtEndPr>
      <w:rPr>
        <w:noProof/>
      </w:rPr>
    </w:sdtEndPr>
    <w:sdtContent>
      <w:p w14:paraId="63893D1A" w14:textId="1D47DE36" w:rsidR="003058BB" w:rsidRDefault="003058BB">
        <w:pPr>
          <w:pStyle w:val="Footer"/>
          <w:jc w:val="right"/>
        </w:pPr>
        <w:r>
          <w:fldChar w:fldCharType="begin"/>
        </w:r>
        <w:r>
          <w:instrText xml:space="preserve"> PAGE   \* MERGEFORMAT </w:instrText>
        </w:r>
        <w:r>
          <w:fldChar w:fldCharType="separate"/>
        </w:r>
        <w:r w:rsidR="00B624AE">
          <w:rPr>
            <w:noProof/>
          </w:rPr>
          <w:t>40</w:t>
        </w:r>
        <w:r>
          <w:rPr>
            <w:noProof/>
          </w:rPr>
          <w:fldChar w:fldCharType="end"/>
        </w:r>
      </w:p>
    </w:sdtContent>
  </w:sdt>
  <w:p w14:paraId="1FFC3C1D" w14:textId="77777777" w:rsidR="00C917F6" w:rsidRDefault="00C917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C4CFA" w14:textId="77777777" w:rsidR="008D5D7A" w:rsidRDefault="008D5D7A" w:rsidP="005B2F35">
      <w:pPr>
        <w:spacing w:after="0" w:line="240" w:lineRule="auto"/>
      </w:pPr>
      <w:r>
        <w:separator/>
      </w:r>
    </w:p>
  </w:footnote>
  <w:footnote w:type="continuationSeparator" w:id="0">
    <w:p w14:paraId="232CDCEE" w14:textId="77777777" w:rsidR="008D5D7A" w:rsidRDefault="008D5D7A" w:rsidP="005B2F35">
      <w:pPr>
        <w:spacing w:after="0" w:line="240" w:lineRule="auto"/>
      </w:pPr>
      <w:r>
        <w:continuationSeparator/>
      </w:r>
    </w:p>
  </w:footnote>
  <w:footnote w:type="continuationNotice" w:id="1">
    <w:p w14:paraId="0D65A922" w14:textId="77777777" w:rsidR="008D5D7A" w:rsidRDefault="008D5D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B911A" w14:textId="77777777" w:rsidR="0089631B" w:rsidRDefault="00717F0E" w:rsidP="0089631B">
    <w:pPr>
      <w:pStyle w:val="Header"/>
      <w:rPr>
        <w:i/>
        <w:iCs/>
        <w:sz w:val="24"/>
        <w:szCs w:val="24"/>
        <w:lang w:bidi="ar-EG"/>
      </w:rPr>
    </w:pPr>
    <w:r>
      <w:rPr>
        <w:noProof/>
      </w:rPr>
      <mc:AlternateContent>
        <mc:Choice Requires="wps">
          <w:drawing>
            <wp:anchor distT="0" distB="0" distL="114300" distR="114300" simplePos="0" relativeHeight="251657216" behindDoc="0" locked="0" layoutInCell="1" allowOverlap="1" wp14:anchorId="7C4D1D93" wp14:editId="5E7CA02D">
              <wp:simplePos x="0" y="0"/>
              <wp:positionH relativeFrom="margin">
                <wp:align>center</wp:align>
              </wp:positionH>
              <wp:positionV relativeFrom="paragraph">
                <wp:posOffset>264795</wp:posOffset>
              </wp:positionV>
              <wp:extent cx="5900420" cy="0"/>
              <wp:effectExtent l="0" t="19050" r="43180" b="3810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C5420" id="Straight Connector 26" o:spid="_x0000_s1026" style="position:absolute;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0.85pt" to="464.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" strokeweight="4.5pt">
              <v:stroke linestyle="thinThick"/>
              <w10:wrap anchorx="margin"/>
            </v:line>
          </w:pict>
        </mc:Fallback>
      </mc:AlternateContent>
    </w:r>
    <w:r w:rsidR="00331306" w:rsidRPr="00331306">
      <w:rPr>
        <w:i/>
        <w:iCs/>
        <w:sz w:val="24"/>
        <w:szCs w:val="24"/>
        <w:lang w:bidi="ar-EG"/>
      </w:rPr>
      <w:t xml:space="preserve"> </w:t>
    </w:r>
    <w:r w:rsidR="0089631B">
      <w:rPr>
        <w:i/>
        <w:iCs/>
        <w:sz w:val="24"/>
        <w:szCs w:val="24"/>
        <w:lang w:bidi="ar-EG"/>
      </w:rPr>
      <w:t>Declaration</w:t>
    </w:r>
  </w:p>
  <w:p w14:paraId="34434ECA" w14:textId="6B9A974A" w:rsidR="007423DB" w:rsidRPr="00717F0E" w:rsidRDefault="007423DB" w:rsidP="0089631B">
    <w:pPr>
      <w:pStyle w:val="Header"/>
      <w:rPr>
        <w:i/>
        <w:iCs/>
        <w:sz w:val="24"/>
        <w:szCs w:val="24"/>
        <w:lang w:bidi="ar-EG"/>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B6134" w14:textId="3BA982F9" w:rsidR="00404FD0" w:rsidRPr="00717F0E" w:rsidRDefault="00404FD0" w:rsidP="001D1710">
    <w:pPr>
      <w:pStyle w:val="Header"/>
      <w:rPr>
        <w:i/>
        <w:sz w:val="24"/>
        <w:szCs w:val="24"/>
        <w:lang w:bidi="ar-EG"/>
      </w:rPr>
    </w:pPr>
    <w:r w:rsidRPr="00081DDC">
      <w:rPr>
        <w:i/>
        <w:noProof/>
        <w:sz w:val="24"/>
        <w:szCs w:val="24"/>
      </w:rPr>
      <mc:AlternateContent>
        <mc:Choice Requires="wps">
          <w:drawing>
            <wp:anchor distT="0" distB="0" distL="114300" distR="114300" simplePos="0" relativeHeight="251658241" behindDoc="0" locked="0" layoutInCell="1" allowOverlap="1" wp14:anchorId="72D1BBC0" wp14:editId="731CADFB">
              <wp:simplePos x="0" y="0"/>
              <wp:positionH relativeFrom="margin">
                <wp:align>center</wp:align>
              </wp:positionH>
              <wp:positionV relativeFrom="paragraph">
                <wp:posOffset>264795</wp:posOffset>
              </wp:positionV>
              <wp:extent cx="5900420" cy="0"/>
              <wp:effectExtent l="0" t="19050" r="43180" b="38100"/>
              <wp:wrapNone/>
              <wp:docPr id="2142475913" name="Straight Connector 2142475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A781E" id="Straight Connector 2142475913" o:spid="_x0000_s1026" style="position:absolute;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0.85pt" to="464.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" strokeweight="4.5pt">
              <v:stroke linestyle="thinThick"/>
              <w10:wrap anchorx="margin"/>
            </v:line>
          </w:pict>
        </mc:Fallback>
      </mc:AlternateContent>
    </w:r>
    <w:r w:rsidRPr="00331306">
      <w:rPr>
        <w:i/>
        <w:iCs/>
        <w:sz w:val="24"/>
        <w:szCs w:val="24"/>
        <w:lang w:bidi="ar-EG"/>
      </w:rPr>
      <w:t xml:space="preserve"> </w:t>
    </w:r>
    <w:r w:rsidR="000B7A8B">
      <w:rPr>
        <w:i/>
        <w:iCs/>
        <w:sz w:val="24"/>
        <w:szCs w:val="24"/>
        <w:lang w:bidi="ar-EG"/>
      </w:rPr>
      <w:t>Table of Contents</w:t>
    </w:r>
  </w:p>
</w:hdr>
</file>

<file path=word/intelligence2.xml><?xml version="1.0" encoding="utf-8"?>
<int2:intelligence xmlns:int2="http://schemas.microsoft.com/office/intelligence/2020/intelligence" xmlns:oel="http://schemas.microsoft.com/office/2019/extlst">
  <int2:observations>
    <int2:textHash int2:hashCode="SU4wrM8YEUZHaP" int2:id="Ge0Fzxa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CAE"/>
    <w:multiLevelType w:val="hybridMultilevel"/>
    <w:tmpl w:val="9B8856DE"/>
    <w:lvl w:ilvl="0" w:tplc="4CC81C50">
      <w:start w:val="2"/>
      <w:numFmt w:val="bullet"/>
      <w:lvlText w:val="-"/>
      <w:lvlJc w:val="left"/>
      <w:pPr>
        <w:ind w:left="720" w:hanging="360"/>
      </w:pPr>
      <w:rPr>
        <w:rFonts w:ascii="Calibri" w:eastAsiaTheme="minorEastAsia"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C7AE9"/>
    <w:multiLevelType w:val="multilevel"/>
    <w:tmpl w:val="8A66D754"/>
    <w:lvl w:ilvl="0">
      <w:start w:val="3"/>
      <w:numFmt w:val="decimal"/>
      <w:lvlText w:val="%1"/>
      <w:lvlJc w:val="left"/>
      <w:pPr>
        <w:ind w:left="720" w:hanging="720"/>
      </w:pPr>
      <w:rPr>
        <w:rFonts w:hint="default"/>
      </w:rPr>
    </w:lvl>
    <w:lvl w:ilvl="1">
      <w:start w:val="2"/>
      <w:numFmt w:val="decimal"/>
      <w:lvlText w:val="2.%2"/>
      <w:lvlJc w:val="left"/>
      <w:pPr>
        <w:ind w:left="648" w:hanging="360"/>
      </w:pPr>
      <w:rPr>
        <w:rFonts w:hint="default"/>
      </w:rPr>
    </w:lvl>
    <w:lvl w:ilvl="2">
      <w:start w:val="1"/>
      <w:numFmt w:val="decimal"/>
      <w:lvlText w:val="2.2.%3"/>
      <w:lvlJc w:val="left"/>
      <w:pPr>
        <w:ind w:left="936" w:hanging="360"/>
      </w:pPr>
      <w:rPr>
        <w:rFonts w:hint="default"/>
        <w:b/>
        <w:bCs/>
        <w:sz w:val="28"/>
        <w:szCs w:val="28"/>
      </w:rPr>
    </w:lvl>
    <w:lvl w:ilvl="3">
      <w:start w:val="1"/>
      <w:numFmt w:val="decimal"/>
      <w:lvlText w:val="%1.%2.%3.%4"/>
      <w:lvlJc w:val="left"/>
      <w:pPr>
        <w:ind w:left="1944" w:hanging="1080"/>
      </w:pPr>
      <w:rPr>
        <w:rFonts w:hint="default"/>
        <w:b/>
        <w:sz w:val="28"/>
      </w:rPr>
    </w:lvl>
    <w:lvl w:ilvl="4">
      <w:start w:val="1"/>
      <w:numFmt w:val="decimal"/>
      <w:lvlText w:val="%1.%2.%3.%4.%5"/>
      <w:lvlJc w:val="left"/>
      <w:pPr>
        <w:ind w:left="2232" w:hanging="1080"/>
      </w:pPr>
      <w:rPr>
        <w:rFonts w:hint="default"/>
        <w:b/>
        <w:sz w:val="28"/>
      </w:rPr>
    </w:lvl>
    <w:lvl w:ilvl="5">
      <w:start w:val="1"/>
      <w:numFmt w:val="decimal"/>
      <w:lvlText w:val="%1.%2.%3.%4.%5.%6"/>
      <w:lvlJc w:val="left"/>
      <w:pPr>
        <w:ind w:left="2880" w:hanging="1440"/>
      </w:pPr>
      <w:rPr>
        <w:rFonts w:hint="default"/>
        <w:b/>
        <w:sz w:val="28"/>
      </w:rPr>
    </w:lvl>
    <w:lvl w:ilvl="6">
      <w:start w:val="1"/>
      <w:numFmt w:val="decimal"/>
      <w:lvlText w:val="%1.%2.%3.%4.%5.%6.%7"/>
      <w:lvlJc w:val="left"/>
      <w:pPr>
        <w:ind w:left="3168" w:hanging="1440"/>
      </w:pPr>
      <w:rPr>
        <w:rFonts w:hint="default"/>
        <w:b/>
        <w:sz w:val="28"/>
      </w:rPr>
    </w:lvl>
    <w:lvl w:ilvl="7">
      <w:start w:val="1"/>
      <w:numFmt w:val="decimal"/>
      <w:lvlText w:val="%1.%2.%3.%4.%5.%6.%7.%8"/>
      <w:lvlJc w:val="left"/>
      <w:pPr>
        <w:ind w:left="3816" w:hanging="1800"/>
      </w:pPr>
      <w:rPr>
        <w:rFonts w:hint="default"/>
        <w:b/>
        <w:sz w:val="28"/>
      </w:rPr>
    </w:lvl>
    <w:lvl w:ilvl="8">
      <w:start w:val="1"/>
      <w:numFmt w:val="decimal"/>
      <w:lvlText w:val="%1.%2.%3.%4.%5.%6.%7.%8.%9"/>
      <w:lvlJc w:val="left"/>
      <w:pPr>
        <w:ind w:left="4464" w:hanging="2160"/>
      </w:pPr>
      <w:rPr>
        <w:rFonts w:hint="default"/>
        <w:b/>
        <w:sz w:val="28"/>
      </w:rPr>
    </w:lvl>
  </w:abstractNum>
  <w:abstractNum w:abstractNumId="2" w15:restartNumberingAfterBreak="0">
    <w:nsid w:val="043F1E3F"/>
    <w:multiLevelType w:val="multilevel"/>
    <w:tmpl w:val="6E0E84FC"/>
    <w:lvl w:ilvl="0">
      <w:start w:val="1"/>
      <w:numFmt w:val="decimal"/>
      <w:lvlText w:val="%1"/>
      <w:lvlJc w:val="left"/>
      <w:pPr>
        <w:ind w:left="576" w:hanging="576"/>
      </w:pPr>
      <w:rPr>
        <w:rFonts w:hint="default"/>
        <w:sz w:val="32"/>
      </w:rPr>
    </w:lvl>
    <w:lvl w:ilvl="1">
      <w:start w:val="3"/>
      <w:numFmt w:val="decimal"/>
      <w:lvlText w:val="%1.4"/>
      <w:lvlJc w:val="left"/>
      <w:pPr>
        <w:ind w:left="756" w:hanging="576"/>
      </w:pPr>
      <w:rPr>
        <w:rFonts w:hint="default"/>
        <w:b/>
        <w:bCs w:val="0"/>
        <w:color w:val="auto"/>
        <w:sz w:val="32"/>
        <w:szCs w:val="32"/>
      </w:rPr>
    </w:lvl>
    <w:lvl w:ilvl="2">
      <w:start w:val="1"/>
      <w:numFmt w:val="decimal"/>
      <w:lvlText w:val="%3.4.6"/>
      <w:lvlJc w:val="left"/>
      <w:pPr>
        <w:ind w:left="1080" w:hanging="360"/>
      </w:pPr>
      <w:rPr>
        <w:rFonts w:hint="default"/>
        <w:color w:val="auto"/>
        <w:sz w:val="28"/>
        <w:szCs w:val="28"/>
      </w:rPr>
    </w:lvl>
    <w:lvl w:ilvl="3">
      <w:start w:val="1"/>
      <w:numFmt w:val="decimal"/>
      <w:lvlText w:val="%1.%2.%3.%4"/>
      <w:lvlJc w:val="left"/>
      <w:pPr>
        <w:ind w:left="1620" w:hanging="1080"/>
      </w:pPr>
      <w:rPr>
        <w:rFonts w:hint="default"/>
        <w:color w:val="auto"/>
        <w:sz w:val="32"/>
      </w:rPr>
    </w:lvl>
    <w:lvl w:ilvl="4">
      <w:start w:val="1"/>
      <w:numFmt w:val="decimal"/>
      <w:lvlText w:val="%1.%2.%3.%4.%5"/>
      <w:lvlJc w:val="left"/>
      <w:pPr>
        <w:ind w:left="1800" w:hanging="1080"/>
      </w:pPr>
      <w:rPr>
        <w:rFonts w:hint="default"/>
        <w:color w:val="auto"/>
        <w:sz w:val="32"/>
      </w:rPr>
    </w:lvl>
    <w:lvl w:ilvl="5">
      <w:start w:val="1"/>
      <w:numFmt w:val="decimal"/>
      <w:lvlText w:val="%1.%2.%3.%4.%5.%6"/>
      <w:lvlJc w:val="left"/>
      <w:pPr>
        <w:ind w:left="2340" w:hanging="1440"/>
      </w:pPr>
      <w:rPr>
        <w:rFonts w:hint="default"/>
        <w:color w:val="auto"/>
        <w:sz w:val="32"/>
      </w:rPr>
    </w:lvl>
    <w:lvl w:ilvl="6">
      <w:start w:val="1"/>
      <w:numFmt w:val="decimal"/>
      <w:lvlText w:val="%1.%2.%3.%4.%5.%6.%7"/>
      <w:lvlJc w:val="left"/>
      <w:pPr>
        <w:ind w:left="2520" w:hanging="1440"/>
      </w:pPr>
      <w:rPr>
        <w:rFonts w:hint="default"/>
        <w:color w:val="auto"/>
        <w:sz w:val="32"/>
      </w:rPr>
    </w:lvl>
    <w:lvl w:ilvl="7">
      <w:start w:val="1"/>
      <w:numFmt w:val="decimal"/>
      <w:lvlText w:val="%1.%2.%3.%4.%5.%6.%7.%8"/>
      <w:lvlJc w:val="left"/>
      <w:pPr>
        <w:ind w:left="3060" w:hanging="1800"/>
      </w:pPr>
      <w:rPr>
        <w:rFonts w:hint="default"/>
        <w:color w:val="auto"/>
        <w:sz w:val="32"/>
      </w:rPr>
    </w:lvl>
    <w:lvl w:ilvl="8">
      <w:start w:val="1"/>
      <w:numFmt w:val="decimal"/>
      <w:lvlText w:val="%1.%2.%3.%4.%5.%6.%7.%8.%9"/>
      <w:lvlJc w:val="left"/>
      <w:pPr>
        <w:ind w:left="3600" w:hanging="2160"/>
      </w:pPr>
      <w:rPr>
        <w:rFonts w:hint="default"/>
        <w:color w:val="auto"/>
        <w:sz w:val="32"/>
      </w:rPr>
    </w:lvl>
  </w:abstractNum>
  <w:abstractNum w:abstractNumId="3" w15:restartNumberingAfterBreak="0">
    <w:nsid w:val="044460FB"/>
    <w:multiLevelType w:val="multilevel"/>
    <w:tmpl w:val="AE8A50C0"/>
    <w:lvl w:ilvl="0">
      <w:start w:val="1"/>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484587A"/>
    <w:multiLevelType w:val="hybridMultilevel"/>
    <w:tmpl w:val="16366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6B20897"/>
    <w:multiLevelType w:val="hybridMultilevel"/>
    <w:tmpl w:val="8E34D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1B35C4"/>
    <w:multiLevelType w:val="hybridMultilevel"/>
    <w:tmpl w:val="D2BC09F6"/>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0371BC"/>
    <w:multiLevelType w:val="hybridMultilevel"/>
    <w:tmpl w:val="142414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A371EB1"/>
    <w:multiLevelType w:val="hybridMultilevel"/>
    <w:tmpl w:val="B6B0100E"/>
    <w:lvl w:ilvl="0" w:tplc="9BA6B69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10420D"/>
    <w:multiLevelType w:val="hybridMultilevel"/>
    <w:tmpl w:val="3BF22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E24F35"/>
    <w:multiLevelType w:val="multilevel"/>
    <w:tmpl w:val="9114107E"/>
    <w:lvl w:ilvl="0">
      <w:start w:val="1"/>
      <w:numFmt w:val="decimal"/>
      <w:lvlText w:val="%1"/>
      <w:lvlJc w:val="left"/>
      <w:pPr>
        <w:ind w:left="576" w:hanging="576"/>
      </w:pPr>
      <w:rPr>
        <w:rFonts w:hint="default"/>
        <w:sz w:val="32"/>
      </w:rPr>
    </w:lvl>
    <w:lvl w:ilvl="1">
      <w:start w:val="3"/>
      <w:numFmt w:val="decimal"/>
      <w:lvlText w:val="%1.4"/>
      <w:lvlJc w:val="left"/>
      <w:pPr>
        <w:ind w:left="756" w:hanging="576"/>
      </w:pPr>
      <w:rPr>
        <w:rFonts w:hint="default"/>
        <w:b/>
        <w:bCs w:val="0"/>
        <w:color w:val="auto"/>
        <w:sz w:val="32"/>
        <w:szCs w:val="32"/>
      </w:rPr>
    </w:lvl>
    <w:lvl w:ilvl="2">
      <w:start w:val="1"/>
      <w:numFmt w:val="decimal"/>
      <w:lvlText w:val="%3.4.1"/>
      <w:lvlJc w:val="left"/>
      <w:pPr>
        <w:ind w:left="1080" w:hanging="360"/>
      </w:pPr>
      <w:rPr>
        <w:rFonts w:hint="default"/>
        <w:color w:val="auto"/>
        <w:sz w:val="28"/>
        <w:szCs w:val="28"/>
      </w:rPr>
    </w:lvl>
    <w:lvl w:ilvl="3">
      <w:start w:val="1"/>
      <w:numFmt w:val="decimal"/>
      <w:lvlText w:val="%1.%2.%3.%4"/>
      <w:lvlJc w:val="left"/>
      <w:pPr>
        <w:ind w:left="1620" w:hanging="1080"/>
      </w:pPr>
      <w:rPr>
        <w:rFonts w:hint="default"/>
        <w:color w:val="auto"/>
        <w:sz w:val="32"/>
      </w:rPr>
    </w:lvl>
    <w:lvl w:ilvl="4">
      <w:start w:val="1"/>
      <w:numFmt w:val="decimal"/>
      <w:lvlText w:val="%1.%2.%3.%4.%5"/>
      <w:lvlJc w:val="left"/>
      <w:pPr>
        <w:ind w:left="1800" w:hanging="1080"/>
      </w:pPr>
      <w:rPr>
        <w:rFonts w:hint="default"/>
        <w:color w:val="auto"/>
        <w:sz w:val="32"/>
      </w:rPr>
    </w:lvl>
    <w:lvl w:ilvl="5">
      <w:start w:val="1"/>
      <w:numFmt w:val="decimal"/>
      <w:lvlText w:val="%1.%2.%3.%4.%5.%6"/>
      <w:lvlJc w:val="left"/>
      <w:pPr>
        <w:ind w:left="2340" w:hanging="1440"/>
      </w:pPr>
      <w:rPr>
        <w:rFonts w:hint="default"/>
        <w:color w:val="auto"/>
        <w:sz w:val="32"/>
      </w:rPr>
    </w:lvl>
    <w:lvl w:ilvl="6">
      <w:start w:val="1"/>
      <w:numFmt w:val="decimal"/>
      <w:lvlText w:val="%1.%2.%3.%4.%5.%6.%7"/>
      <w:lvlJc w:val="left"/>
      <w:pPr>
        <w:ind w:left="2520" w:hanging="1440"/>
      </w:pPr>
      <w:rPr>
        <w:rFonts w:hint="default"/>
        <w:color w:val="auto"/>
        <w:sz w:val="32"/>
      </w:rPr>
    </w:lvl>
    <w:lvl w:ilvl="7">
      <w:start w:val="1"/>
      <w:numFmt w:val="decimal"/>
      <w:lvlText w:val="%1.%2.%3.%4.%5.%6.%7.%8"/>
      <w:lvlJc w:val="left"/>
      <w:pPr>
        <w:ind w:left="3060" w:hanging="1800"/>
      </w:pPr>
      <w:rPr>
        <w:rFonts w:hint="default"/>
        <w:color w:val="auto"/>
        <w:sz w:val="32"/>
      </w:rPr>
    </w:lvl>
    <w:lvl w:ilvl="8">
      <w:start w:val="1"/>
      <w:numFmt w:val="decimal"/>
      <w:lvlText w:val="%1.%2.%3.%4.%5.%6.%7.%8.%9"/>
      <w:lvlJc w:val="left"/>
      <w:pPr>
        <w:ind w:left="3600" w:hanging="2160"/>
      </w:pPr>
      <w:rPr>
        <w:rFonts w:hint="default"/>
        <w:color w:val="auto"/>
        <w:sz w:val="32"/>
      </w:rPr>
    </w:lvl>
  </w:abstractNum>
  <w:abstractNum w:abstractNumId="11" w15:restartNumberingAfterBreak="0">
    <w:nsid w:val="1104754B"/>
    <w:multiLevelType w:val="multilevel"/>
    <w:tmpl w:val="1536342C"/>
    <w:lvl w:ilvl="0">
      <w:start w:val="1"/>
      <w:numFmt w:val="decimal"/>
      <w:lvlText w:val="%1."/>
      <w:lvlJc w:val="left"/>
      <w:pPr>
        <w:ind w:left="720" w:hanging="360"/>
      </w:pPr>
      <w:rPr>
        <w:rFonts w:hint="default"/>
      </w:rPr>
    </w:lvl>
    <w:lvl w:ilvl="1">
      <w:start w:val="4"/>
      <w:numFmt w:val="decimal"/>
      <w:isLgl/>
      <w:lvlText w:val="%1.%2"/>
      <w:lvlJc w:val="left"/>
      <w:pPr>
        <w:ind w:left="936" w:hanging="576"/>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2B8563D"/>
    <w:multiLevelType w:val="hybridMultilevel"/>
    <w:tmpl w:val="7146ED3C"/>
    <w:lvl w:ilvl="0" w:tplc="15E077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C524B"/>
    <w:multiLevelType w:val="hybridMultilevel"/>
    <w:tmpl w:val="CEB0F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6C50C4"/>
    <w:multiLevelType w:val="hybridMultilevel"/>
    <w:tmpl w:val="8522E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227E68"/>
    <w:multiLevelType w:val="multilevel"/>
    <w:tmpl w:val="F4F894FA"/>
    <w:lvl w:ilvl="0">
      <w:start w:val="1"/>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1"/>
      <w:numFmt w:val="decimal"/>
      <w:lvlText w:val="%3.3.1"/>
      <w:lvlJc w:val="left"/>
      <w:pPr>
        <w:ind w:left="720" w:hanging="36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6" w15:restartNumberingAfterBreak="0">
    <w:nsid w:val="27CA28B3"/>
    <w:multiLevelType w:val="multilevel"/>
    <w:tmpl w:val="31C6F9F0"/>
    <w:lvl w:ilvl="0">
      <w:start w:val="3"/>
      <w:numFmt w:val="decimal"/>
      <w:lvlText w:val="%1"/>
      <w:lvlJc w:val="left"/>
      <w:pPr>
        <w:ind w:left="720" w:hanging="720"/>
      </w:pPr>
      <w:rPr>
        <w:rFonts w:hint="default"/>
      </w:rPr>
    </w:lvl>
    <w:lvl w:ilvl="1">
      <w:start w:val="2"/>
      <w:numFmt w:val="decimal"/>
      <w:lvlText w:val="2.%2"/>
      <w:lvlJc w:val="left"/>
      <w:pPr>
        <w:ind w:left="648" w:hanging="360"/>
      </w:pPr>
      <w:rPr>
        <w:rFonts w:hint="default"/>
      </w:rPr>
    </w:lvl>
    <w:lvl w:ilvl="2">
      <w:start w:val="7"/>
      <w:numFmt w:val="decimal"/>
      <w:lvlText w:val="2.2.%3"/>
      <w:lvlJc w:val="left"/>
      <w:pPr>
        <w:ind w:left="936" w:hanging="360"/>
      </w:pPr>
      <w:rPr>
        <w:rFonts w:hint="default"/>
        <w:b/>
        <w:bCs w:val="0"/>
      </w:rPr>
    </w:lvl>
    <w:lvl w:ilvl="3">
      <w:start w:val="1"/>
      <w:numFmt w:val="decimal"/>
      <w:lvlText w:val="%1.%2.%3.%4"/>
      <w:lvlJc w:val="left"/>
      <w:pPr>
        <w:ind w:left="1944" w:hanging="1080"/>
      </w:pPr>
      <w:rPr>
        <w:rFonts w:hint="default"/>
        <w:b/>
        <w:sz w:val="28"/>
      </w:rPr>
    </w:lvl>
    <w:lvl w:ilvl="4">
      <w:start w:val="1"/>
      <w:numFmt w:val="decimal"/>
      <w:lvlText w:val="%1.%2.%3.%4.%5"/>
      <w:lvlJc w:val="left"/>
      <w:pPr>
        <w:ind w:left="2232" w:hanging="1080"/>
      </w:pPr>
      <w:rPr>
        <w:rFonts w:hint="default"/>
        <w:b/>
        <w:sz w:val="28"/>
      </w:rPr>
    </w:lvl>
    <w:lvl w:ilvl="5">
      <w:start w:val="1"/>
      <w:numFmt w:val="decimal"/>
      <w:lvlText w:val="%1.%2.%3.%4.%5.%6"/>
      <w:lvlJc w:val="left"/>
      <w:pPr>
        <w:ind w:left="2880" w:hanging="1440"/>
      </w:pPr>
      <w:rPr>
        <w:rFonts w:hint="default"/>
        <w:b/>
        <w:sz w:val="28"/>
      </w:rPr>
    </w:lvl>
    <w:lvl w:ilvl="6">
      <w:start w:val="1"/>
      <w:numFmt w:val="decimal"/>
      <w:lvlText w:val="%1.%2.%3.%4.%5.%6.%7"/>
      <w:lvlJc w:val="left"/>
      <w:pPr>
        <w:ind w:left="3168" w:hanging="1440"/>
      </w:pPr>
      <w:rPr>
        <w:rFonts w:hint="default"/>
        <w:b/>
        <w:sz w:val="28"/>
      </w:rPr>
    </w:lvl>
    <w:lvl w:ilvl="7">
      <w:start w:val="1"/>
      <w:numFmt w:val="decimal"/>
      <w:lvlText w:val="%1.%2.%3.%4.%5.%6.%7.%8"/>
      <w:lvlJc w:val="left"/>
      <w:pPr>
        <w:ind w:left="3816" w:hanging="1800"/>
      </w:pPr>
      <w:rPr>
        <w:rFonts w:hint="default"/>
        <w:b/>
        <w:sz w:val="28"/>
      </w:rPr>
    </w:lvl>
    <w:lvl w:ilvl="8">
      <w:start w:val="1"/>
      <w:numFmt w:val="decimal"/>
      <w:lvlText w:val="%1.%2.%3.%4.%5.%6.%7.%8.%9"/>
      <w:lvlJc w:val="left"/>
      <w:pPr>
        <w:ind w:left="4464" w:hanging="2160"/>
      </w:pPr>
      <w:rPr>
        <w:rFonts w:hint="default"/>
        <w:b/>
        <w:sz w:val="28"/>
      </w:rPr>
    </w:lvl>
  </w:abstractNum>
  <w:abstractNum w:abstractNumId="17" w15:restartNumberingAfterBreak="0">
    <w:nsid w:val="29E563B1"/>
    <w:multiLevelType w:val="hybridMultilevel"/>
    <w:tmpl w:val="B7CCB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3B4F40"/>
    <w:multiLevelType w:val="multilevel"/>
    <w:tmpl w:val="5EF0B810"/>
    <w:lvl w:ilvl="0">
      <w:start w:val="1"/>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1"/>
      <w:numFmt w:val="decimal"/>
      <w:lvlText w:val="%3.3.1"/>
      <w:lvlJc w:val="left"/>
      <w:pPr>
        <w:ind w:left="720" w:hanging="36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15:restartNumberingAfterBreak="0">
    <w:nsid w:val="2C9C2862"/>
    <w:multiLevelType w:val="hybridMultilevel"/>
    <w:tmpl w:val="BB8EB4A0"/>
    <w:lvl w:ilvl="0" w:tplc="15E077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464F8D"/>
    <w:multiLevelType w:val="hybridMultilevel"/>
    <w:tmpl w:val="6B46D062"/>
    <w:lvl w:ilvl="0" w:tplc="15E077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0E7ED2"/>
    <w:multiLevelType w:val="hybridMultilevel"/>
    <w:tmpl w:val="1C9E3BC2"/>
    <w:lvl w:ilvl="0" w:tplc="C5EC78C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146FD2"/>
    <w:multiLevelType w:val="hybridMultilevel"/>
    <w:tmpl w:val="704EB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4A149D0"/>
    <w:multiLevelType w:val="hybridMultilevel"/>
    <w:tmpl w:val="E1900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56F200B"/>
    <w:multiLevelType w:val="multilevel"/>
    <w:tmpl w:val="FF5E7AF6"/>
    <w:lvl w:ilvl="0">
      <w:start w:val="1"/>
      <w:numFmt w:val="decimal"/>
      <w:lvlText w:val="%1"/>
      <w:lvlJc w:val="left"/>
      <w:pPr>
        <w:ind w:left="576" w:hanging="576"/>
      </w:pPr>
      <w:rPr>
        <w:rFonts w:hint="default"/>
        <w:sz w:val="32"/>
      </w:rPr>
    </w:lvl>
    <w:lvl w:ilvl="1">
      <w:start w:val="3"/>
      <w:numFmt w:val="decimal"/>
      <w:lvlText w:val="%1.4"/>
      <w:lvlJc w:val="left"/>
      <w:pPr>
        <w:ind w:left="756" w:hanging="576"/>
      </w:pPr>
      <w:rPr>
        <w:rFonts w:hint="default"/>
        <w:b/>
        <w:bCs w:val="0"/>
        <w:color w:val="auto"/>
        <w:sz w:val="32"/>
        <w:szCs w:val="32"/>
      </w:rPr>
    </w:lvl>
    <w:lvl w:ilvl="2">
      <w:start w:val="1"/>
      <w:numFmt w:val="none"/>
      <w:lvlText w:val="2.2.6"/>
      <w:lvlJc w:val="left"/>
      <w:pPr>
        <w:ind w:left="1080" w:hanging="360"/>
      </w:pPr>
      <w:rPr>
        <w:rFonts w:hint="default"/>
        <w:color w:val="auto"/>
        <w:sz w:val="28"/>
        <w:szCs w:val="28"/>
      </w:rPr>
    </w:lvl>
    <w:lvl w:ilvl="3">
      <w:start w:val="1"/>
      <w:numFmt w:val="decimal"/>
      <w:lvlText w:val="%1.%2.%3.%4"/>
      <w:lvlJc w:val="left"/>
      <w:pPr>
        <w:ind w:left="1620" w:hanging="1080"/>
      </w:pPr>
      <w:rPr>
        <w:rFonts w:hint="default"/>
        <w:color w:val="auto"/>
        <w:sz w:val="32"/>
      </w:rPr>
    </w:lvl>
    <w:lvl w:ilvl="4">
      <w:start w:val="1"/>
      <w:numFmt w:val="decimal"/>
      <w:lvlText w:val="%1.%2.%3.%4.%5"/>
      <w:lvlJc w:val="left"/>
      <w:pPr>
        <w:ind w:left="1800" w:hanging="1080"/>
      </w:pPr>
      <w:rPr>
        <w:rFonts w:hint="default"/>
        <w:color w:val="auto"/>
        <w:sz w:val="32"/>
      </w:rPr>
    </w:lvl>
    <w:lvl w:ilvl="5">
      <w:start w:val="1"/>
      <w:numFmt w:val="decimal"/>
      <w:lvlText w:val="%1.%2.%3.%4.%5.%6"/>
      <w:lvlJc w:val="left"/>
      <w:pPr>
        <w:ind w:left="2340" w:hanging="1440"/>
      </w:pPr>
      <w:rPr>
        <w:rFonts w:hint="default"/>
        <w:color w:val="auto"/>
        <w:sz w:val="32"/>
      </w:rPr>
    </w:lvl>
    <w:lvl w:ilvl="6">
      <w:start w:val="1"/>
      <w:numFmt w:val="decimal"/>
      <w:lvlText w:val="%1.%2.%3.%4.%5.%6.%7"/>
      <w:lvlJc w:val="left"/>
      <w:pPr>
        <w:ind w:left="2520" w:hanging="1440"/>
      </w:pPr>
      <w:rPr>
        <w:rFonts w:hint="default"/>
        <w:color w:val="auto"/>
        <w:sz w:val="32"/>
      </w:rPr>
    </w:lvl>
    <w:lvl w:ilvl="7">
      <w:start w:val="1"/>
      <w:numFmt w:val="decimal"/>
      <w:lvlText w:val="%1.%2.%3.%4.%5.%6.%7.%8"/>
      <w:lvlJc w:val="left"/>
      <w:pPr>
        <w:ind w:left="3060" w:hanging="1800"/>
      </w:pPr>
      <w:rPr>
        <w:rFonts w:hint="default"/>
        <w:color w:val="auto"/>
        <w:sz w:val="32"/>
      </w:rPr>
    </w:lvl>
    <w:lvl w:ilvl="8">
      <w:start w:val="1"/>
      <w:numFmt w:val="decimal"/>
      <w:lvlText w:val="%1.%2.%3.%4.%5.%6.%7.%8.%9"/>
      <w:lvlJc w:val="left"/>
      <w:pPr>
        <w:ind w:left="3600" w:hanging="2160"/>
      </w:pPr>
      <w:rPr>
        <w:rFonts w:hint="default"/>
        <w:color w:val="auto"/>
        <w:sz w:val="32"/>
      </w:rPr>
    </w:lvl>
  </w:abstractNum>
  <w:abstractNum w:abstractNumId="25" w15:restartNumberingAfterBreak="0">
    <w:nsid w:val="37916CF2"/>
    <w:multiLevelType w:val="hybridMultilevel"/>
    <w:tmpl w:val="C186AE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8F84251"/>
    <w:multiLevelType w:val="multilevel"/>
    <w:tmpl w:val="8B66493C"/>
    <w:lvl w:ilvl="0">
      <w:start w:val="1"/>
      <w:numFmt w:val="decimal"/>
      <w:lvlText w:val="%1."/>
      <w:lvlJc w:val="left"/>
      <w:pPr>
        <w:ind w:left="720" w:hanging="360"/>
      </w:pPr>
      <w:rPr>
        <w:rFonts w:hint="default"/>
      </w:rPr>
    </w:lvl>
    <w:lvl w:ilvl="1">
      <w:start w:val="2"/>
      <w:numFmt w:val="decimal"/>
      <w:isLgl/>
      <w:lvlText w:val="%1.%2"/>
      <w:lvlJc w:val="left"/>
      <w:pPr>
        <w:ind w:left="936" w:hanging="57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A1C7CF8"/>
    <w:multiLevelType w:val="hybridMultilevel"/>
    <w:tmpl w:val="0CD0F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31700F"/>
    <w:multiLevelType w:val="hybridMultilevel"/>
    <w:tmpl w:val="9E34D36A"/>
    <w:lvl w:ilvl="0" w:tplc="15E077A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D536ADB"/>
    <w:multiLevelType w:val="hybridMultilevel"/>
    <w:tmpl w:val="330015EA"/>
    <w:lvl w:ilvl="0" w:tplc="437EA12E">
      <w:start w:val="1"/>
      <w:numFmt w:val="bullet"/>
      <w:lvlText w:val=""/>
      <w:lvlJc w:val="left"/>
      <w:pPr>
        <w:tabs>
          <w:tab w:val="num" w:pos="1440"/>
        </w:tabs>
        <w:ind w:left="1440" w:hanging="360"/>
      </w:pPr>
      <w:rPr>
        <w:rFonts w:ascii="Symbol" w:hAnsi="Symbol" w:hint="default"/>
        <w:sz w:val="20"/>
      </w:rPr>
    </w:lvl>
    <w:lvl w:ilvl="1" w:tplc="EC4E2ADC">
      <w:start w:val="1"/>
      <w:numFmt w:val="bullet"/>
      <w:lvlText w:val=""/>
      <w:lvlJc w:val="left"/>
      <w:pPr>
        <w:tabs>
          <w:tab w:val="num" w:pos="2160"/>
        </w:tabs>
        <w:ind w:left="2160" w:hanging="360"/>
      </w:pPr>
      <w:rPr>
        <w:rFonts w:ascii="Symbol" w:hAnsi="Symbol" w:hint="default"/>
        <w:sz w:val="20"/>
      </w:rPr>
    </w:lvl>
    <w:lvl w:ilvl="2" w:tplc="8578E674">
      <w:start w:val="1"/>
      <w:numFmt w:val="bullet"/>
      <w:lvlText w:val=""/>
      <w:lvlJc w:val="left"/>
      <w:pPr>
        <w:tabs>
          <w:tab w:val="num" w:pos="2880"/>
        </w:tabs>
        <w:ind w:left="2880" w:hanging="360"/>
      </w:pPr>
      <w:rPr>
        <w:rFonts w:ascii="Symbol" w:hAnsi="Symbol" w:hint="default"/>
        <w:sz w:val="20"/>
      </w:rPr>
    </w:lvl>
    <w:lvl w:ilvl="3" w:tplc="9A32114C">
      <w:start w:val="1"/>
      <w:numFmt w:val="bullet"/>
      <w:lvlText w:val=""/>
      <w:lvlJc w:val="left"/>
      <w:pPr>
        <w:tabs>
          <w:tab w:val="num" w:pos="3600"/>
        </w:tabs>
        <w:ind w:left="3600" w:hanging="360"/>
      </w:pPr>
      <w:rPr>
        <w:rFonts w:ascii="Symbol" w:hAnsi="Symbol" w:hint="default"/>
        <w:sz w:val="20"/>
      </w:rPr>
    </w:lvl>
    <w:lvl w:ilvl="4" w:tplc="FEEE96BE">
      <w:start w:val="1"/>
      <w:numFmt w:val="bullet"/>
      <w:lvlText w:val=""/>
      <w:lvlJc w:val="left"/>
      <w:pPr>
        <w:tabs>
          <w:tab w:val="num" w:pos="4320"/>
        </w:tabs>
        <w:ind w:left="4320" w:hanging="360"/>
      </w:pPr>
      <w:rPr>
        <w:rFonts w:ascii="Symbol" w:hAnsi="Symbol" w:hint="default"/>
        <w:sz w:val="20"/>
      </w:rPr>
    </w:lvl>
    <w:lvl w:ilvl="5" w:tplc="62FA86F8">
      <w:start w:val="1"/>
      <w:numFmt w:val="bullet"/>
      <w:lvlText w:val=""/>
      <w:lvlJc w:val="left"/>
      <w:pPr>
        <w:tabs>
          <w:tab w:val="num" w:pos="5040"/>
        </w:tabs>
        <w:ind w:left="5040" w:hanging="360"/>
      </w:pPr>
      <w:rPr>
        <w:rFonts w:ascii="Symbol" w:hAnsi="Symbol" w:hint="default"/>
        <w:sz w:val="20"/>
      </w:rPr>
    </w:lvl>
    <w:lvl w:ilvl="6" w:tplc="788CF9BA">
      <w:start w:val="1"/>
      <w:numFmt w:val="bullet"/>
      <w:lvlText w:val=""/>
      <w:lvlJc w:val="left"/>
      <w:pPr>
        <w:tabs>
          <w:tab w:val="num" w:pos="5760"/>
        </w:tabs>
        <w:ind w:left="5760" w:hanging="360"/>
      </w:pPr>
      <w:rPr>
        <w:rFonts w:ascii="Symbol" w:hAnsi="Symbol" w:hint="default"/>
        <w:sz w:val="20"/>
      </w:rPr>
    </w:lvl>
    <w:lvl w:ilvl="7" w:tplc="141CE486">
      <w:start w:val="1"/>
      <w:numFmt w:val="bullet"/>
      <w:lvlText w:val=""/>
      <w:lvlJc w:val="left"/>
      <w:pPr>
        <w:tabs>
          <w:tab w:val="num" w:pos="6480"/>
        </w:tabs>
        <w:ind w:left="6480" w:hanging="360"/>
      </w:pPr>
      <w:rPr>
        <w:rFonts w:ascii="Symbol" w:hAnsi="Symbol" w:hint="default"/>
        <w:sz w:val="20"/>
      </w:rPr>
    </w:lvl>
    <w:lvl w:ilvl="8" w:tplc="9C724D68">
      <w:start w:val="1"/>
      <w:numFmt w:val="bullet"/>
      <w:lvlText w:val=""/>
      <w:lvlJc w:val="left"/>
      <w:pPr>
        <w:tabs>
          <w:tab w:val="num" w:pos="7200"/>
        </w:tabs>
        <w:ind w:left="7200" w:hanging="360"/>
      </w:pPr>
      <w:rPr>
        <w:rFonts w:ascii="Symbol" w:hAnsi="Symbol" w:hint="default"/>
        <w:sz w:val="20"/>
      </w:rPr>
    </w:lvl>
  </w:abstractNum>
  <w:abstractNum w:abstractNumId="30" w15:restartNumberingAfterBreak="0">
    <w:nsid w:val="414362B5"/>
    <w:multiLevelType w:val="multilevel"/>
    <w:tmpl w:val="49860FBA"/>
    <w:lvl w:ilvl="0">
      <w:start w:val="1"/>
      <w:numFmt w:val="decimal"/>
      <w:lvlText w:val="%1."/>
      <w:lvlJc w:val="left"/>
      <w:pPr>
        <w:ind w:left="720" w:hanging="360"/>
      </w:pPr>
    </w:lvl>
    <w:lvl w:ilvl="1">
      <w:start w:val="2"/>
      <w:numFmt w:val="decimal"/>
      <w:lvlText w:val="%1.%2"/>
      <w:lvlJc w:val="left"/>
      <w:pPr>
        <w:ind w:left="936" w:hanging="576"/>
      </w:pPr>
      <w:rPr>
        <w:b/>
        <w:sz w:val="28"/>
      </w:rPr>
    </w:lvl>
    <w:lvl w:ilvl="2">
      <w:start w:val="1"/>
      <w:numFmt w:val="decimal"/>
      <w:lvlText w:val="%1.%2.%3"/>
      <w:lvlJc w:val="left"/>
      <w:pPr>
        <w:ind w:left="1080" w:hanging="720"/>
      </w:pPr>
      <w:rPr>
        <w:b/>
        <w:sz w:val="28"/>
      </w:rPr>
    </w:lvl>
    <w:lvl w:ilvl="3">
      <w:start w:val="1"/>
      <w:numFmt w:val="decimal"/>
      <w:lvlText w:val="%1.%2.%3.%4"/>
      <w:lvlJc w:val="left"/>
      <w:pPr>
        <w:ind w:left="1080" w:hanging="720"/>
      </w:pPr>
      <w:rPr>
        <w:b/>
        <w:sz w:val="28"/>
      </w:rPr>
    </w:lvl>
    <w:lvl w:ilvl="4">
      <w:start w:val="1"/>
      <w:numFmt w:val="decimal"/>
      <w:lvlText w:val="%1.%2.%3.%4.%5"/>
      <w:lvlJc w:val="left"/>
      <w:pPr>
        <w:ind w:left="1440" w:hanging="1080"/>
      </w:pPr>
      <w:rPr>
        <w:b/>
        <w:sz w:val="28"/>
      </w:rPr>
    </w:lvl>
    <w:lvl w:ilvl="5">
      <w:start w:val="1"/>
      <w:numFmt w:val="decimal"/>
      <w:lvlText w:val="%1.%2.%3.%4.%5.%6"/>
      <w:lvlJc w:val="left"/>
      <w:pPr>
        <w:ind w:left="1440" w:hanging="1080"/>
      </w:pPr>
      <w:rPr>
        <w:b/>
        <w:sz w:val="28"/>
      </w:rPr>
    </w:lvl>
    <w:lvl w:ilvl="6">
      <w:start w:val="1"/>
      <w:numFmt w:val="decimal"/>
      <w:lvlText w:val="%1.%2.%3.%4.%5.%6.%7"/>
      <w:lvlJc w:val="left"/>
      <w:pPr>
        <w:ind w:left="1800" w:hanging="1440"/>
      </w:pPr>
      <w:rPr>
        <w:b/>
        <w:sz w:val="28"/>
      </w:rPr>
    </w:lvl>
    <w:lvl w:ilvl="7">
      <w:start w:val="1"/>
      <w:numFmt w:val="decimal"/>
      <w:lvlText w:val="%1.%2.%3.%4.%5.%6.%7.%8"/>
      <w:lvlJc w:val="left"/>
      <w:pPr>
        <w:ind w:left="1800" w:hanging="1440"/>
      </w:pPr>
      <w:rPr>
        <w:b/>
        <w:sz w:val="28"/>
      </w:rPr>
    </w:lvl>
    <w:lvl w:ilvl="8">
      <w:start w:val="1"/>
      <w:numFmt w:val="decimal"/>
      <w:lvlText w:val="%1.%2.%3.%4.%5.%6.%7.%8.%9"/>
      <w:lvlJc w:val="left"/>
      <w:pPr>
        <w:ind w:left="1800" w:hanging="1440"/>
      </w:pPr>
      <w:rPr>
        <w:b/>
        <w:sz w:val="28"/>
      </w:rPr>
    </w:lvl>
  </w:abstractNum>
  <w:abstractNum w:abstractNumId="31" w15:restartNumberingAfterBreak="0">
    <w:nsid w:val="425045D0"/>
    <w:multiLevelType w:val="hybridMultilevel"/>
    <w:tmpl w:val="40F6AE2E"/>
    <w:lvl w:ilvl="0" w:tplc="04090001">
      <w:start w:val="1"/>
      <w:numFmt w:val="bullet"/>
      <w:lvlText w:val=""/>
      <w:lvlJc w:val="left"/>
      <w:pPr>
        <w:ind w:left="1170" w:hanging="360"/>
      </w:pPr>
      <w:rPr>
        <w:rFonts w:ascii="Symbol" w:hAnsi="Symbol" w:hint="default"/>
      </w:rPr>
    </w:lvl>
    <w:lvl w:ilvl="1" w:tplc="FFFFFFFF" w:tentative="1">
      <w:start w:val="1"/>
      <w:numFmt w:val="bullet"/>
      <w:lvlText w:val="o"/>
      <w:lvlJc w:val="left"/>
      <w:pPr>
        <w:ind w:left="2202" w:hanging="360"/>
      </w:pPr>
      <w:rPr>
        <w:rFonts w:ascii="Courier New" w:hAnsi="Courier New" w:cs="Courier New" w:hint="default"/>
      </w:rPr>
    </w:lvl>
    <w:lvl w:ilvl="2" w:tplc="FFFFFFFF" w:tentative="1">
      <w:start w:val="1"/>
      <w:numFmt w:val="bullet"/>
      <w:lvlText w:val=""/>
      <w:lvlJc w:val="left"/>
      <w:pPr>
        <w:ind w:left="2922" w:hanging="360"/>
      </w:pPr>
      <w:rPr>
        <w:rFonts w:ascii="Wingdings" w:hAnsi="Wingdings" w:hint="default"/>
      </w:rPr>
    </w:lvl>
    <w:lvl w:ilvl="3" w:tplc="FFFFFFFF" w:tentative="1">
      <w:start w:val="1"/>
      <w:numFmt w:val="bullet"/>
      <w:lvlText w:val=""/>
      <w:lvlJc w:val="left"/>
      <w:pPr>
        <w:ind w:left="3642" w:hanging="360"/>
      </w:pPr>
      <w:rPr>
        <w:rFonts w:ascii="Symbol" w:hAnsi="Symbol" w:hint="default"/>
      </w:rPr>
    </w:lvl>
    <w:lvl w:ilvl="4" w:tplc="FFFFFFFF" w:tentative="1">
      <w:start w:val="1"/>
      <w:numFmt w:val="bullet"/>
      <w:lvlText w:val="o"/>
      <w:lvlJc w:val="left"/>
      <w:pPr>
        <w:ind w:left="4362" w:hanging="360"/>
      </w:pPr>
      <w:rPr>
        <w:rFonts w:ascii="Courier New" w:hAnsi="Courier New" w:cs="Courier New" w:hint="default"/>
      </w:rPr>
    </w:lvl>
    <w:lvl w:ilvl="5" w:tplc="FFFFFFFF" w:tentative="1">
      <w:start w:val="1"/>
      <w:numFmt w:val="bullet"/>
      <w:lvlText w:val=""/>
      <w:lvlJc w:val="left"/>
      <w:pPr>
        <w:ind w:left="5082" w:hanging="360"/>
      </w:pPr>
      <w:rPr>
        <w:rFonts w:ascii="Wingdings" w:hAnsi="Wingdings" w:hint="default"/>
      </w:rPr>
    </w:lvl>
    <w:lvl w:ilvl="6" w:tplc="FFFFFFFF" w:tentative="1">
      <w:start w:val="1"/>
      <w:numFmt w:val="bullet"/>
      <w:lvlText w:val=""/>
      <w:lvlJc w:val="left"/>
      <w:pPr>
        <w:ind w:left="5802" w:hanging="360"/>
      </w:pPr>
      <w:rPr>
        <w:rFonts w:ascii="Symbol" w:hAnsi="Symbol" w:hint="default"/>
      </w:rPr>
    </w:lvl>
    <w:lvl w:ilvl="7" w:tplc="FFFFFFFF" w:tentative="1">
      <w:start w:val="1"/>
      <w:numFmt w:val="bullet"/>
      <w:lvlText w:val="o"/>
      <w:lvlJc w:val="left"/>
      <w:pPr>
        <w:ind w:left="6522" w:hanging="360"/>
      </w:pPr>
      <w:rPr>
        <w:rFonts w:ascii="Courier New" w:hAnsi="Courier New" w:cs="Courier New" w:hint="default"/>
      </w:rPr>
    </w:lvl>
    <w:lvl w:ilvl="8" w:tplc="FFFFFFFF" w:tentative="1">
      <w:start w:val="1"/>
      <w:numFmt w:val="bullet"/>
      <w:lvlText w:val=""/>
      <w:lvlJc w:val="left"/>
      <w:pPr>
        <w:ind w:left="7242" w:hanging="360"/>
      </w:pPr>
      <w:rPr>
        <w:rFonts w:ascii="Wingdings" w:hAnsi="Wingdings" w:hint="default"/>
      </w:rPr>
    </w:lvl>
  </w:abstractNum>
  <w:abstractNum w:abstractNumId="32" w15:restartNumberingAfterBreak="0">
    <w:nsid w:val="42FC7EA1"/>
    <w:multiLevelType w:val="hybridMultilevel"/>
    <w:tmpl w:val="8EC48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3EE4E64"/>
    <w:multiLevelType w:val="multilevel"/>
    <w:tmpl w:val="ADECEA52"/>
    <w:lvl w:ilvl="0">
      <w:start w:val="1"/>
      <w:numFmt w:val="decimal"/>
      <w:lvlText w:val="%1"/>
      <w:lvlJc w:val="left"/>
      <w:pPr>
        <w:ind w:left="576" w:hanging="576"/>
      </w:pPr>
      <w:rPr>
        <w:rFonts w:hint="default"/>
        <w:sz w:val="32"/>
      </w:rPr>
    </w:lvl>
    <w:lvl w:ilvl="1">
      <w:start w:val="3"/>
      <w:numFmt w:val="decimal"/>
      <w:lvlText w:val="%1.4"/>
      <w:lvlJc w:val="left"/>
      <w:pPr>
        <w:ind w:left="756" w:hanging="576"/>
      </w:pPr>
      <w:rPr>
        <w:rFonts w:hint="default"/>
        <w:b/>
        <w:bCs w:val="0"/>
        <w:color w:val="auto"/>
        <w:sz w:val="32"/>
        <w:szCs w:val="32"/>
      </w:rPr>
    </w:lvl>
    <w:lvl w:ilvl="2">
      <w:start w:val="1"/>
      <w:numFmt w:val="decimal"/>
      <w:lvlText w:val="%3.4.3"/>
      <w:lvlJc w:val="left"/>
      <w:pPr>
        <w:ind w:left="1080" w:hanging="360"/>
      </w:pPr>
      <w:rPr>
        <w:rFonts w:hint="default"/>
        <w:color w:val="auto"/>
        <w:sz w:val="28"/>
        <w:szCs w:val="28"/>
      </w:rPr>
    </w:lvl>
    <w:lvl w:ilvl="3">
      <w:start w:val="1"/>
      <w:numFmt w:val="decimal"/>
      <w:lvlText w:val="%1.%2.%3.%4"/>
      <w:lvlJc w:val="left"/>
      <w:pPr>
        <w:ind w:left="1620" w:hanging="1080"/>
      </w:pPr>
      <w:rPr>
        <w:rFonts w:hint="default"/>
        <w:color w:val="auto"/>
        <w:sz w:val="32"/>
      </w:rPr>
    </w:lvl>
    <w:lvl w:ilvl="4">
      <w:start w:val="1"/>
      <w:numFmt w:val="decimal"/>
      <w:lvlText w:val="%1.%2.%3.%4.%5"/>
      <w:lvlJc w:val="left"/>
      <w:pPr>
        <w:ind w:left="1800" w:hanging="1080"/>
      </w:pPr>
      <w:rPr>
        <w:rFonts w:hint="default"/>
        <w:color w:val="auto"/>
        <w:sz w:val="32"/>
      </w:rPr>
    </w:lvl>
    <w:lvl w:ilvl="5">
      <w:start w:val="1"/>
      <w:numFmt w:val="decimal"/>
      <w:lvlText w:val="%1.%2.%3.%4.%5.%6"/>
      <w:lvlJc w:val="left"/>
      <w:pPr>
        <w:ind w:left="2340" w:hanging="1440"/>
      </w:pPr>
      <w:rPr>
        <w:rFonts w:hint="default"/>
        <w:color w:val="auto"/>
        <w:sz w:val="32"/>
      </w:rPr>
    </w:lvl>
    <w:lvl w:ilvl="6">
      <w:start w:val="1"/>
      <w:numFmt w:val="decimal"/>
      <w:lvlText w:val="%1.%2.%3.%4.%5.%6.%7"/>
      <w:lvlJc w:val="left"/>
      <w:pPr>
        <w:ind w:left="2520" w:hanging="1440"/>
      </w:pPr>
      <w:rPr>
        <w:rFonts w:hint="default"/>
        <w:color w:val="auto"/>
        <w:sz w:val="32"/>
      </w:rPr>
    </w:lvl>
    <w:lvl w:ilvl="7">
      <w:start w:val="1"/>
      <w:numFmt w:val="decimal"/>
      <w:lvlText w:val="%1.%2.%3.%4.%5.%6.%7.%8"/>
      <w:lvlJc w:val="left"/>
      <w:pPr>
        <w:ind w:left="3060" w:hanging="1800"/>
      </w:pPr>
      <w:rPr>
        <w:rFonts w:hint="default"/>
        <w:color w:val="auto"/>
        <w:sz w:val="32"/>
      </w:rPr>
    </w:lvl>
    <w:lvl w:ilvl="8">
      <w:start w:val="1"/>
      <w:numFmt w:val="decimal"/>
      <w:lvlText w:val="%1.%2.%3.%4.%5.%6.%7.%8.%9"/>
      <w:lvlJc w:val="left"/>
      <w:pPr>
        <w:ind w:left="3600" w:hanging="2160"/>
      </w:pPr>
      <w:rPr>
        <w:rFonts w:hint="default"/>
        <w:color w:val="auto"/>
        <w:sz w:val="32"/>
      </w:rPr>
    </w:lvl>
  </w:abstractNum>
  <w:abstractNum w:abstractNumId="34" w15:restartNumberingAfterBreak="0">
    <w:nsid w:val="44F76DAF"/>
    <w:multiLevelType w:val="hybridMultilevel"/>
    <w:tmpl w:val="0D26E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7D6467"/>
    <w:multiLevelType w:val="multilevel"/>
    <w:tmpl w:val="7BBEB51C"/>
    <w:lvl w:ilvl="0">
      <w:start w:val="3"/>
      <w:numFmt w:val="decimal"/>
      <w:lvlText w:val="%1"/>
      <w:lvlJc w:val="left"/>
      <w:pPr>
        <w:ind w:left="720" w:hanging="720"/>
      </w:pPr>
      <w:rPr>
        <w:rFonts w:hint="default"/>
      </w:rPr>
    </w:lvl>
    <w:lvl w:ilvl="1">
      <w:start w:val="2"/>
      <w:numFmt w:val="decimal"/>
      <w:lvlText w:val="2.%2"/>
      <w:lvlJc w:val="left"/>
      <w:pPr>
        <w:ind w:left="648" w:hanging="360"/>
      </w:pPr>
      <w:rPr>
        <w:rFonts w:hint="default"/>
      </w:rPr>
    </w:lvl>
    <w:lvl w:ilvl="2">
      <w:start w:val="4"/>
      <w:numFmt w:val="decimal"/>
      <w:lvlText w:val="2.2.%3"/>
      <w:lvlJc w:val="left"/>
      <w:pPr>
        <w:ind w:left="936" w:hanging="360"/>
      </w:pPr>
      <w:rPr>
        <w:rFonts w:hint="default"/>
        <w:b/>
        <w:bCs/>
        <w:sz w:val="28"/>
        <w:szCs w:val="28"/>
      </w:rPr>
    </w:lvl>
    <w:lvl w:ilvl="3">
      <w:start w:val="1"/>
      <w:numFmt w:val="decimal"/>
      <w:lvlText w:val="%1.%2.%3.%4"/>
      <w:lvlJc w:val="left"/>
      <w:pPr>
        <w:ind w:left="1944" w:hanging="1080"/>
      </w:pPr>
      <w:rPr>
        <w:rFonts w:hint="default"/>
        <w:b/>
        <w:sz w:val="28"/>
      </w:rPr>
    </w:lvl>
    <w:lvl w:ilvl="4">
      <w:start w:val="1"/>
      <w:numFmt w:val="decimal"/>
      <w:lvlText w:val="%1.%2.%3.%4.%5"/>
      <w:lvlJc w:val="left"/>
      <w:pPr>
        <w:ind w:left="2232" w:hanging="1080"/>
      </w:pPr>
      <w:rPr>
        <w:rFonts w:hint="default"/>
        <w:b/>
        <w:sz w:val="28"/>
      </w:rPr>
    </w:lvl>
    <w:lvl w:ilvl="5">
      <w:start w:val="1"/>
      <w:numFmt w:val="decimal"/>
      <w:lvlText w:val="%1.%2.%3.%4.%5.%6"/>
      <w:lvlJc w:val="left"/>
      <w:pPr>
        <w:ind w:left="2880" w:hanging="1440"/>
      </w:pPr>
      <w:rPr>
        <w:rFonts w:hint="default"/>
        <w:b/>
        <w:sz w:val="28"/>
      </w:rPr>
    </w:lvl>
    <w:lvl w:ilvl="6">
      <w:start w:val="1"/>
      <w:numFmt w:val="decimal"/>
      <w:lvlText w:val="%1.%2.%3.%4.%5.%6.%7"/>
      <w:lvlJc w:val="left"/>
      <w:pPr>
        <w:ind w:left="3168" w:hanging="1440"/>
      </w:pPr>
      <w:rPr>
        <w:rFonts w:hint="default"/>
        <w:b/>
        <w:sz w:val="28"/>
      </w:rPr>
    </w:lvl>
    <w:lvl w:ilvl="7">
      <w:start w:val="1"/>
      <w:numFmt w:val="decimal"/>
      <w:lvlText w:val="%1.%2.%3.%4.%5.%6.%7.%8"/>
      <w:lvlJc w:val="left"/>
      <w:pPr>
        <w:ind w:left="3816" w:hanging="1800"/>
      </w:pPr>
      <w:rPr>
        <w:rFonts w:hint="default"/>
        <w:b/>
        <w:sz w:val="28"/>
      </w:rPr>
    </w:lvl>
    <w:lvl w:ilvl="8">
      <w:start w:val="1"/>
      <w:numFmt w:val="decimal"/>
      <w:lvlText w:val="%1.%2.%3.%4.%5.%6.%7.%8.%9"/>
      <w:lvlJc w:val="left"/>
      <w:pPr>
        <w:ind w:left="4464" w:hanging="2160"/>
      </w:pPr>
      <w:rPr>
        <w:rFonts w:hint="default"/>
        <w:b/>
        <w:sz w:val="28"/>
      </w:rPr>
    </w:lvl>
  </w:abstractNum>
  <w:abstractNum w:abstractNumId="36" w15:restartNumberingAfterBreak="0">
    <w:nsid w:val="48837DC8"/>
    <w:multiLevelType w:val="hybridMultilevel"/>
    <w:tmpl w:val="D1E0185A"/>
    <w:lvl w:ilvl="0" w:tplc="C5EC78C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324994"/>
    <w:multiLevelType w:val="hybridMultilevel"/>
    <w:tmpl w:val="11B6F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B015D5"/>
    <w:multiLevelType w:val="hybridMultilevel"/>
    <w:tmpl w:val="82DE04E0"/>
    <w:lvl w:ilvl="0" w:tplc="C5EC78C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3D07D6"/>
    <w:multiLevelType w:val="hybridMultilevel"/>
    <w:tmpl w:val="DC183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F56E34"/>
    <w:multiLevelType w:val="hybridMultilevel"/>
    <w:tmpl w:val="16588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8D4ADE"/>
    <w:multiLevelType w:val="multilevel"/>
    <w:tmpl w:val="2E98E78C"/>
    <w:lvl w:ilvl="0">
      <w:start w:val="1"/>
      <w:numFmt w:val="decimal"/>
      <w:lvlText w:val="%1"/>
      <w:lvlJc w:val="left"/>
      <w:pPr>
        <w:ind w:left="576" w:hanging="576"/>
      </w:pPr>
      <w:rPr>
        <w:rFonts w:hint="default"/>
        <w:sz w:val="32"/>
      </w:rPr>
    </w:lvl>
    <w:lvl w:ilvl="1">
      <w:start w:val="1"/>
      <w:numFmt w:val="decimal"/>
      <w:lvlText w:val="%1.%2"/>
      <w:lvlJc w:val="left"/>
      <w:pPr>
        <w:ind w:left="756" w:hanging="576"/>
      </w:pPr>
      <w:rPr>
        <w:rFonts w:hint="default"/>
        <w:b/>
        <w:bCs w:val="0"/>
        <w:color w:val="auto"/>
        <w:sz w:val="32"/>
        <w:szCs w:val="32"/>
      </w:rPr>
    </w:lvl>
    <w:lvl w:ilvl="2">
      <w:start w:val="1"/>
      <w:numFmt w:val="decimal"/>
      <w:lvlText w:val="%3.3.1"/>
      <w:lvlJc w:val="left"/>
      <w:pPr>
        <w:ind w:left="720" w:hanging="360"/>
      </w:pPr>
      <w:rPr>
        <w:rFonts w:hint="default"/>
        <w:color w:val="auto"/>
        <w:sz w:val="32"/>
      </w:rPr>
    </w:lvl>
    <w:lvl w:ilvl="3">
      <w:start w:val="1"/>
      <w:numFmt w:val="decimal"/>
      <w:lvlText w:val="%1.%2.%3.%4"/>
      <w:lvlJc w:val="left"/>
      <w:pPr>
        <w:ind w:left="1620" w:hanging="1080"/>
      </w:pPr>
      <w:rPr>
        <w:rFonts w:hint="default"/>
        <w:color w:val="auto"/>
        <w:sz w:val="32"/>
      </w:rPr>
    </w:lvl>
    <w:lvl w:ilvl="4">
      <w:start w:val="1"/>
      <w:numFmt w:val="decimal"/>
      <w:lvlText w:val="%1.%2.%3.%4.%5"/>
      <w:lvlJc w:val="left"/>
      <w:pPr>
        <w:ind w:left="1800" w:hanging="1080"/>
      </w:pPr>
      <w:rPr>
        <w:rFonts w:hint="default"/>
        <w:color w:val="auto"/>
        <w:sz w:val="32"/>
      </w:rPr>
    </w:lvl>
    <w:lvl w:ilvl="5">
      <w:start w:val="1"/>
      <w:numFmt w:val="decimal"/>
      <w:lvlText w:val="%1.%2.%3.%4.%5.%6"/>
      <w:lvlJc w:val="left"/>
      <w:pPr>
        <w:ind w:left="2340" w:hanging="1440"/>
      </w:pPr>
      <w:rPr>
        <w:rFonts w:hint="default"/>
        <w:color w:val="auto"/>
        <w:sz w:val="32"/>
      </w:rPr>
    </w:lvl>
    <w:lvl w:ilvl="6">
      <w:start w:val="1"/>
      <w:numFmt w:val="decimal"/>
      <w:lvlText w:val="%1.%2.%3.%4.%5.%6.%7"/>
      <w:lvlJc w:val="left"/>
      <w:pPr>
        <w:ind w:left="2520" w:hanging="1440"/>
      </w:pPr>
      <w:rPr>
        <w:rFonts w:hint="default"/>
        <w:color w:val="auto"/>
        <w:sz w:val="32"/>
      </w:rPr>
    </w:lvl>
    <w:lvl w:ilvl="7">
      <w:start w:val="1"/>
      <w:numFmt w:val="decimal"/>
      <w:lvlText w:val="%1.%2.%3.%4.%5.%6.%7.%8"/>
      <w:lvlJc w:val="left"/>
      <w:pPr>
        <w:ind w:left="3060" w:hanging="1800"/>
      </w:pPr>
      <w:rPr>
        <w:rFonts w:hint="default"/>
        <w:color w:val="auto"/>
        <w:sz w:val="32"/>
      </w:rPr>
    </w:lvl>
    <w:lvl w:ilvl="8">
      <w:start w:val="1"/>
      <w:numFmt w:val="decimal"/>
      <w:lvlText w:val="%1.%2.%3.%4.%5.%6.%7.%8.%9"/>
      <w:lvlJc w:val="left"/>
      <w:pPr>
        <w:ind w:left="3600" w:hanging="2160"/>
      </w:pPr>
      <w:rPr>
        <w:rFonts w:hint="default"/>
        <w:color w:val="auto"/>
        <w:sz w:val="32"/>
      </w:rPr>
    </w:lvl>
  </w:abstractNum>
  <w:abstractNum w:abstractNumId="42" w15:restartNumberingAfterBreak="0">
    <w:nsid w:val="583660DD"/>
    <w:multiLevelType w:val="multilevel"/>
    <w:tmpl w:val="F2E4A258"/>
    <w:lvl w:ilvl="0">
      <w:start w:val="1"/>
      <w:numFmt w:val="decimal"/>
      <w:lvlText w:val="%1"/>
      <w:lvlJc w:val="left"/>
      <w:pPr>
        <w:ind w:left="576" w:hanging="576"/>
      </w:pPr>
      <w:rPr>
        <w:rFonts w:hint="default"/>
        <w:sz w:val="32"/>
      </w:rPr>
    </w:lvl>
    <w:lvl w:ilvl="1">
      <w:start w:val="3"/>
      <w:numFmt w:val="decimal"/>
      <w:lvlText w:val="%1.4"/>
      <w:lvlJc w:val="left"/>
      <w:pPr>
        <w:ind w:left="756" w:hanging="576"/>
      </w:pPr>
      <w:rPr>
        <w:rFonts w:hint="default"/>
        <w:b/>
        <w:bCs w:val="0"/>
        <w:color w:val="auto"/>
        <w:sz w:val="32"/>
        <w:szCs w:val="32"/>
      </w:rPr>
    </w:lvl>
    <w:lvl w:ilvl="2">
      <w:start w:val="1"/>
      <w:numFmt w:val="decimal"/>
      <w:lvlText w:val="%3.4.7"/>
      <w:lvlJc w:val="left"/>
      <w:pPr>
        <w:ind w:left="1080" w:hanging="360"/>
      </w:pPr>
      <w:rPr>
        <w:rFonts w:hint="default"/>
        <w:color w:val="auto"/>
        <w:sz w:val="28"/>
        <w:szCs w:val="28"/>
      </w:rPr>
    </w:lvl>
    <w:lvl w:ilvl="3">
      <w:start w:val="1"/>
      <w:numFmt w:val="decimal"/>
      <w:lvlText w:val="%1.%2.%3.%4"/>
      <w:lvlJc w:val="left"/>
      <w:pPr>
        <w:ind w:left="1620" w:hanging="1080"/>
      </w:pPr>
      <w:rPr>
        <w:rFonts w:hint="default"/>
        <w:color w:val="auto"/>
        <w:sz w:val="32"/>
      </w:rPr>
    </w:lvl>
    <w:lvl w:ilvl="4">
      <w:start w:val="1"/>
      <w:numFmt w:val="decimal"/>
      <w:lvlText w:val="%1.%2.%3.%4.%5"/>
      <w:lvlJc w:val="left"/>
      <w:pPr>
        <w:ind w:left="1800" w:hanging="1080"/>
      </w:pPr>
      <w:rPr>
        <w:rFonts w:hint="default"/>
        <w:color w:val="auto"/>
        <w:sz w:val="32"/>
      </w:rPr>
    </w:lvl>
    <w:lvl w:ilvl="5">
      <w:start w:val="1"/>
      <w:numFmt w:val="decimal"/>
      <w:lvlText w:val="%1.%2.%3.%4.%5.%6"/>
      <w:lvlJc w:val="left"/>
      <w:pPr>
        <w:ind w:left="2340" w:hanging="1440"/>
      </w:pPr>
      <w:rPr>
        <w:rFonts w:hint="default"/>
        <w:color w:val="auto"/>
        <w:sz w:val="32"/>
      </w:rPr>
    </w:lvl>
    <w:lvl w:ilvl="6">
      <w:start w:val="1"/>
      <w:numFmt w:val="decimal"/>
      <w:lvlText w:val="%1.%2.%3.%4.%5.%6.%7"/>
      <w:lvlJc w:val="left"/>
      <w:pPr>
        <w:ind w:left="2520" w:hanging="1440"/>
      </w:pPr>
      <w:rPr>
        <w:rFonts w:hint="default"/>
        <w:color w:val="auto"/>
        <w:sz w:val="32"/>
      </w:rPr>
    </w:lvl>
    <w:lvl w:ilvl="7">
      <w:start w:val="1"/>
      <w:numFmt w:val="decimal"/>
      <w:lvlText w:val="%1.%2.%3.%4.%5.%6.%7.%8"/>
      <w:lvlJc w:val="left"/>
      <w:pPr>
        <w:ind w:left="3060" w:hanging="1800"/>
      </w:pPr>
      <w:rPr>
        <w:rFonts w:hint="default"/>
        <w:color w:val="auto"/>
        <w:sz w:val="32"/>
      </w:rPr>
    </w:lvl>
    <w:lvl w:ilvl="8">
      <w:start w:val="1"/>
      <w:numFmt w:val="decimal"/>
      <w:lvlText w:val="%1.%2.%3.%4.%5.%6.%7.%8.%9"/>
      <w:lvlJc w:val="left"/>
      <w:pPr>
        <w:ind w:left="3600" w:hanging="2160"/>
      </w:pPr>
      <w:rPr>
        <w:rFonts w:hint="default"/>
        <w:color w:val="auto"/>
        <w:sz w:val="32"/>
      </w:rPr>
    </w:lvl>
  </w:abstractNum>
  <w:abstractNum w:abstractNumId="43" w15:restartNumberingAfterBreak="0">
    <w:nsid w:val="59CE085A"/>
    <w:multiLevelType w:val="multilevel"/>
    <w:tmpl w:val="BD284E12"/>
    <w:lvl w:ilvl="0">
      <w:start w:val="1"/>
      <w:numFmt w:val="decimal"/>
      <w:lvlText w:val="%1."/>
      <w:lvlJc w:val="left"/>
      <w:pPr>
        <w:ind w:left="720" w:hanging="348"/>
      </w:pPr>
      <w:rPr>
        <w:rFonts w:asciiTheme="minorHAnsi" w:eastAsiaTheme="minorHAnsi" w:hAnsiTheme="minorHAnsi" w:cstheme="minorBidi" w:hint="default"/>
      </w:rPr>
    </w:lvl>
    <w:lvl w:ilvl="1">
      <w:start w:val="2"/>
      <w:numFmt w:val="decimal"/>
      <w:lvlText w:val="2.%2"/>
      <w:lvlJc w:val="left"/>
      <w:pPr>
        <w:ind w:left="1020" w:hanging="360"/>
      </w:pPr>
      <w:rPr>
        <w:rFonts w:hint="default"/>
        <w:b/>
        <w:bCs w:val="0"/>
        <w:sz w:val="32"/>
        <w:szCs w:val="32"/>
      </w:rPr>
    </w:lvl>
    <w:lvl w:ilvl="2">
      <w:start w:val="2"/>
      <w:numFmt w:val="decimal"/>
      <w:lvlText w:val="2.2.%3"/>
      <w:lvlJc w:val="left"/>
      <w:pPr>
        <w:ind w:left="1308" w:hanging="360"/>
      </w:pPr>
      <w:rPr>
        <w:rFonts w:hint="default"/>
      </w:rPr>
    </w:lvl>
    <w:lvl w:ilvl="3">
      <w:start w:val="1"/>
      <w:numFmt w:val="decimal"/>
      <w:lvlText w:val="%1.%2.%3.%4"/>
      <w:lvlJc w:val="left"/>
      <w:pPr>
        <w:ind w:left="2316" w:hanging="1080"/>
      </w:pPr>
      <w:rPr>
        <w:rFonts w:hint="default"/>
        <w:b/>
        <w:sz w:val="28"/>
      </w:rPr>
    </w:lvl>
    <w:lvl w:ilvl="4">
      <w:start w:val="1"/>
      <w:numFmt w:val="decimal"/>
      <w:lvlText w:val="%1.%2.%3.%4.%5"/>
      <w:lvlJc w:val="left"/>
      <w:pPr>
        <w:ind w:left="2604" w:hanging="1080"/>
      </w:pPr>
      <w:rPr>
        <w:rFonts w:hint="default"/>
        <w:b/>
        <w:sz w:val="28"/>
      </w:rPr>
    </w:lvl>
    <w:lvl w:ilvl="5">
      <w:start w:val="1"/>
      <w:numFmt w:val="decimal"/>
      <w:lvlText w:val="%1.%2.%3.%4.%5.%6"/>
      <w:lvlJc w:val="left"/>
      <w:pPr>
        <w:ind w:left="3252" w:hanging="1440"/>
      </w:pPr>
      <w:rPr>
        <w:rFonts w:hint="default"/>
        <w:b/>
        <w:sz w:val="28"/>
      </w:rPr>
    </w:lvl>
    <w:lvl w:ilvl="6">
      <w:start w:val="1"/>
      <w:numFmt w:val="decimal"/>
      <w:lvlText w:val="%1.%2.%3.%4.%5.%6.%7"/>
      <w:lvlJc w:val="left"/>
      <w:pPr>
        <w:ind w:left="3540" w:hanging="1440"/>
      </w:pPr>
      <w:rPr>
        <w:rFonts w:hint="default"/>
        <w:b/>
        <w:sz w:val="28"/>
      </w:rPr>
    </w:lvl>
    <w:lvl w:ilvl="7">
      <w:start w:val="1"/>
      <w:numFmt w:val="decimal"/>
      <w:lvlText w:val="%1.%2.%3.%4.%5.%6.%7.%8"/>
      <w:lvlJc w:val="left"/>
      <w:pPr>
        <w:ind w:left="4188" w:hanging="1800"/>
      </w:pPr>
      <w:rPr>
        <w:rFonts w:hint="default"/>
        <w:b/>
        <w:sz w:val="28"/>
      </w:rPr>
    </w:lvl>
    <w:lvl w:ilvl="8">
      <w:start w:val="1"/>
      <w:numFmt w:val="decimal"/>
      <w:lvlText w:val="%1.%2.%3.%4.%5.%6.%7.%8.%9"/>
      <w:lvlJc w:val="left"/>
      <w:pPr>
        <w:ind w:left="4836" w:hanging="2160"/>
      </w:pPr>
      <w:rPr>
        <w:rFonts w:hint="default"/>
        <w:b/>
        <w:sz w:val="28"/>
      </w:rPr>
    </w:lvl>
  </w:abstractNum>
  <w:abstractNum w:abstractNumId="44" w15:restartNumberingAfterBreak="0">
    <w:nsid w:val="5ABA5E53"/>
    <w:multiLevelType w:val="hybridMultilevel"/>
    <w:tmpl w:val="72D0F9F2"/>
    <w:lvl w:ilvl="0" w:tplc="15E077A4">
      <w:start w:val="2"/>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45" w15:restartNumberingAfterBreak="0">
    <w:nsid w:val="5CA97F64"/>
    <w:multiLevelType w:val="hybridMultilevel"/>
    <w:tmpl w:val="068EE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D920341"/>
    <w:multiLevelType w:val="multilevel"/>
    <w:tmpl w:val="74821FC8"/>
    <w:lvl w:ilvl="0">
      <w:start w:val="2"/>
      <w:numFmt w:val="decimal"/>
      <w:lvlText w:val="%1"/>
      <w:lvlJc w:val="left"/>
      <w:pPr>
        <w:ind w:left="720" w:hanging="720"/>
      </w:pPr>
      <w:rPr>
        <w:rFonts w:hint="default"/>
      </w:rPr>
    </w:lvl>
    <w:lvl w:ilvl="1">
      <w:start w:val="1"/>
      <w:numFmt w:val="decimal"/>
      <w:lvlText w:val="%1.%2"/>
      <w:lvlJc w:val="left"/>
      <w:pPr>
        <w:ind w:left="1008" w:hanging="720"/>
      </w:pPr>
      <w:rPr>
        <w:rFonts w:hint="default"/>
      </w:rPr>
    </w:lvl>
    <w:lvl w:ilvl="2">
      <w:start w:val="12"/>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47" w15:restartNumberingAfterBreak="0">
    <w:nsid w:val="5EA17F17"/>
    <w:multiLevelType w:val="hybridMultilevel"/>
    <w:tmpl w:val="07FA801C"/>
    <w:lvl w:ilvl="0" w:tplc="B090F5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72D1EF"/>
    <w:multiLevelType w:val="hybridMultilevel"/>
    <w:tmpl w:val="FFFFFFFF"/>
    <w:lvl w:ilvl="0" w:tplc="DC8A2C7C">
      <w:start w:val="1"/>
      <w:numFmt w:val="bullet"/>
      <w:lvlText w:val=""/>
      <w:lvlJc w:val="left"/>
      <w:pPr>
        <w:ind w:left="720" w:hanging="360"/>
      </w:pPr>
      <w:rPr>
        <w:rFonts w:ascii="Symbol" w:hAnsi="Symbol" w:hint="default"/>
      </w:rPr>
    </w:lvl>
    <w:lvl w:ilvl="1" w:tplc="0222371E">
      <w:start w:val="1"/>
      <w:numFmt w:val="bullet"/>
      <w:lvlText w:val="o"/>
      <w:lvlJc w:val="left"/>
      <w:pPr>
        <w:ind w:left="1440" w:hanging="360"/>
      </w:pPr>
      <w:rPr>
        <w:rFonts w:ascii="Courier New" w:hAnsi="Courier New" w:hint="default"/>
      </w:rPr>
    </w:lvl>
    <w:lvl w:ilvl="2" w:tplc="C6E4B6B6">
      <w:start w:val="1"/>
      <w:numFmt w:val="bullet"/>
      <w:lvlText w:val=""/>
      <w:lvlJc w:val="left"/>
      <w:pPr>
        <w:ind w:left="2160" w:hanging="360"/>
      </w:pPr>
      <w:rPr>
        <w:rFonts w:ascii="Wingdings" w:hAnsi="Wingdings" w:hint="default"/>
      </w:rPr>
    </w:lvl>
    <w:lvl w:ilvl="3" w:tplc="DFC8AD8A">
      <w:start w:val="1"/>
      <w:numFmt w:val="bullet"/>
      <w:lvlText w:val=""/>
      <w:lvlJc w:val="left"/>
      <w:pPr>
        <w:ind w:left="2880" w:hanging="360"/>
      </w:pPr>
      <w:rPr>
        <w:rFonts w:ascii="Symbol" w:hAnsi="Symbol" w:hint="default"/>
      </w:rPr>
    </w:lvl>
    <w:lvl w:ilvl="4" w:tplc="F23EB768">
      <w:start w:val="1"/>
      <w:numFmt w:val="bullet"/>
      <w:lvlText w:val="o"/>
      <w:lvlJc w:val="left"/>
      <w:pPr>
        <w:ind w:left="3600" w:hanging="360"/>
      </w:pPr>
      <w:rPr>
        <w:rFonts w:ascii="Courier New" w:hAnsi="Courier New" w:hint="default"/>
      </w:rPr>
    </w:lvl>
    <w:lvl w:ilvl="5" w:tplc="80FCA796">
      <w:start w:val="1"/>
      <w:numFmt w:val="bullet"/>
      <w:lvlText w:val=""/>
      <w:lvlJc w:val="left"/>
      <w:pPr>
        <w:ind w:left="4320" w:hanging="360"/>
      </w:pPr>
      <w:rPr>
        <w:rFonts w:ascii="Wingdings" w:hAnsi="Wingdings" w:hint="default"/>
      </w:rPr>
    </w:lvl>
    <w:lvl w:ilvl="6" w:tplc="9CF878B8">
      <w:start w:val="1"/>
      <w:numFmt w:val="bullet"/>
      <w:lvlText w:val=""/>
      <w:lvlJc w:val="left"/>
      <w:pPr>
        <w:ind w:left="5040" w:hanging="360"/>
      </w:pPr>
      <w:rPr>
        <w:rFonts w:ascii="Symbol" w:hAnsi="Symbol" w:hint="default"/>
      </w:rPr>
    </w:lvl>
    <w:lvl w:ilvl="7" w:tplc="C41C0BFA">
      <w:start w:val="1"/>
      <w:numFmt w:val="bullet"/>
      <w:lvlText w:val="o"/>
      <w:lvlJc w:val="left"/>
      <w:pPr>
        <w:ind w:left="5760" w:hanging="360"/>
      </w:pPr>
      <w:rPr>
        <w:rFonts w:ascii="Courier New" w:hAnsi="Courier New" w:hint="default"/>
      </w:rPr>
    </w:lvl>
    <w:lvl w:ilvl="8" w:tplc="FBD0E99E">
      <w:start w:val="1"/>
      <w:numFmt w:val="bullet"/>
      <w:lvlText w:val=""/>
      <w:lvlJc w:val="left"/>
      <w:pPr>
        <w:ind w:left="6480" w:hanging="360"/>
      </w:pPr>
      <w:rPr>
        <w:rFonts w:ascii="Wingdings" w:hAnsi="Wingdings" w:hint="default"/>
      </w:rPr>
    </w:lvl>
  </w:abstractNum>
  <w:abstractNum w:abstractNumId="49" w15:restartNumberingAfterBreak="0">
    <w:nsid w:val="5F824A2C"/>
    <w:multiLevelType w:val="multilevel"/>
    <w:tmpl w:val="63C4D02C"/>
    <w:lvl w:ilvl="0">
      <w:start w:val="1"/>
      <w:numFmt w:val="decimal"/>
      <w:lvlText w:val="%1"/>
      <w:lvlJc w:val="left"/>
      <w:pPr>
        <w:ind w:left="576" w:hanging="576"/>
      </w:pPr>
      <w:rPr>
        <w:rFonts w:hint="default"/>
        <w:sz w:val="32"/>
      </w:rPr>
    </w:lvl>
    <w:lvl w:ilvl="1">
      <w:start w:val="3"/>
      <w:numFmt w:val="decimal"/>
      <w:lvlText w:val="%1.4"/>
      <w:lvlJc w:val="left"/>
      <w:pPr>
        <w:ind w:left="756" w:hanging="576"/>
      </w:pPr>
      <w:rPr>
        <w:rFonts w:hint="default"/>
        <w:b/>
        <w:bCs w:val="0"/>
        <w:color w:val="auto"/>
        <w:sz w:val="32"/>
        <w:szCs w:val="32"/>
      </w:rPr>
    </w:lvl>
    <w:lvl w:ilvl="2">
      <w:start w:val="1"/>
      <w:numFmt w:val="decimal"/>
      <w:lvlText w:val="%3.4.2"/>
      <w:lvlJc w:val="left"/>
      <w:pPr>
        <w:ind w:left="1080" w:hanging="360"/>
      </w:pPr>
      <w:rPr>
        <w:rFonts w:hint="default"/>
        <w:color w:val="auto"/>
        <w:sz w:val="28"/>
        <w:szCs w:val="28"/>
      </w:rPr>
    </w:lvl>
    <w:lvl w:ilvl="3">
      <w:start w:val="1"/>
      <w:numFmt w:val="decimal"/>
      <w:lvlText w:val="%1.%2.%3.%4"/>
      <w:lvlJc w:val="left"/>
      <w:pPr>
        <w:ind w:left="1620" w:hanging="1080"/>
      </w:pPr>
      <w:rPr>
        <w:rFonts w:hint="default"/>
        <w:color w:val="auto"/>
        <w:sz w:val="32"/>
      </w:rPr>
    </w:lvl>
    <w:lvl w:ilvl="4">
      <w:start w:val="1"/>
      <w:numFmt w:val="decimal"/>
      <w:lvlText w:val="%1.%2.%3.%4.%5"/>
      <w:lvlJc w:val="left"/>
      <w:pPr>
        <w:ind w:left="1800" w:hanging="1080"/>
      </w:pPr>
      <w:rPr>
        <w:rFonts w:hint="default"/>
        <w:color w:val="auto"/>
        <w:sz w:val="32"/>
      </w:rPr>
    </w:lvl>
    <w:lvl w:ilvl="5">
      <w:start w:val="1"/>
      <w:numFmt w:val="decimal"/>
      <w:lvlText w:val="%1.%2.%3.%4.%5.%6"/>
      <w:lvlJc w:val="left"/>
      <w:pPr>
        <w:ind w:left="2340" w:hanging="1440"/>
      </w:pPr>
      <w:rPr>
        <w:rFonts w:hint="default"/>
        <w:color w:val="auto"/>
        <w:sz w:val="32"/>
      </w:rPr>
    </w:lvl>
    <w:lvl w:ilvl="6">
      <w:start w:val="1"/>
      <w:numFmt w:val="decimal"/>
      <w:lvlText w:val="%1.%2.%3.%4.%5.%6.%7"/>
      <w:lvlJc w:val="left"/>
      <w:pPr>
        <w:ind w:left="2520" w:hanging="1440"/>
      </w:pPr>
      <w:rPr>
        <w:rFonts w:hint="default"/>
        <w:color w:val="auto"/>
        <w:sz w:val="32"/>
      </w:rPr>
    </w:lvl>
    <w:lvl w:ilvl="7">
      <w:start w:val="1"/>
      <w:numFmt w:val="decimal"/>
      <w:lvlText w:val="%1.%2.%3.%4.%5.%6.%7.%8"/>
      <w:lvlJc w:val="left"/>
      <w:pPr>
        <w:ind w:left="3060" w:hanging="1800"/>
      </w:pPr>
      <w:rPr>
        <w:rFonts w:hint="default"/>
        <w:color w:val="auto"/>
        <w:sz w:val="32"/>
      </w:rPr>
    </w:lvl>
    <w:lvl w:ilvl="8">
      <w:start w:val="1"/>
      <w:numFmt w:val="decimal"/>
      <w:lvlText w:val="%1.%2.%3.%4.%5.%6.%7.%8.%9"/>
      <w:lvlJc w:val="left"/>
      <w:pPr>
        <w:ind w:left="3600" w:hanging="2160"/>
      </w:pPr>
      <w:rPr>
        <w:rFonts w:hint="default"/>
        <w:color w:val="auto"/>
        <w:sz w:val="32"/>
      </w:rPr>
    </w:lvl>
  </w:abstractNum>
  <w:abstractNum w:abstractNumId="50" w15:restartNumberingAfterBreak="0">
    <w:nsid w:val="619862CF"/>
    <w:multiLevelType w:val="multilevel"/>
    <w:tmpl w:val="99AA8E6A"/>
    <w:lvl w:ilvl="0">
      <w:start w:val="3"/>
      <w:numFmt w:val="decimal"/>
      <w:lvlText w:val="%1"/>
      <w:lvlJc w:val="left"/>
      <w:pPr>
        <w:ind w:left="720" w:hanging="720"/>
      </w:pPr>
      <w:rPr>
        <w:rFonts w:hint="default"/>
      </w:rPr>
    </w:lvl>
    <w:lvl w:ilvl="1">
      <w:start w:val="2"/>
      <w:numFmt w:val="decimal"/>
      <w:lvlText w:val="2.%2"/>
      <w:lvlJc w:val="left"/>
      <w:pPr>
        <w:ind w:left="648" w:hanging="360"/>
      </w:pPr>
      <w:rPr>
        <w:rFonts w:hint="default"/>
      </w:rPr>
    </w:lvl>
    <w:lvl w:ilvl="2">
      <w:start w:val="1"/>
      <w:numFmt w:val="decimal"/>
      <w:lvlText w:val="2.5.%3"/>
      <w:lvlJc w:val="left"/>
      <w:pPr>
        <w:ind w:left="936" w:hanging="360"/>
      </w:pPr>
      <w:rPr>
        <w:rFonts w:hint="default"/>
        <w:b/>
        <w:bCs/>
        <w:sz w:val="28"/>
        <w:szCs w:val="28"/>
      </w:rPr>
    </w:lvl>
    <w:lvl w:ilvl="3">
      <w:start w:val="1"/>
      <w:numFmt w:val="decimal"/>
      <w:lvlText w:val="%1.%2.%3.%4"/>
      <w:lvlJc w:val="left"/>
      <w:pPr>
        <w:ind w:left="1944" w:hanging="1080"/>
      </w:pPr>
      <w:rPr>
        <w:rFonts w:hint="default"/>
        <w:b/>
        <w:sz w:val="28"/>
      </w:rPr>
    </w:lvl>
    <w:lvl w:ilvl="4">
      <w:start w:val="1"/>
      <w:numFmt w:val="decimal"/>
      <w:lvlText w:val="%1.%2.%3.%4.%5"/>
      <w:lvlJc w:val="left"/>
      <w:pPr>
        <w:ind w:left="2232" w:hanging="1080"/>
      </w:pPr>
      <w:rPr>
        <w:rFonts w:hint="default"/>
        <w:b/>
        <w:sz w:val="28"/>
      </w:rPr>
    </w:lvl>
    <w:lvl w:ilvl="5">
      <w:start w:val="1"/>
      <w:numFmt w:val="decimal"/>
      <w:lvlText w:val="%1.%2.%3.%4.%5.%6"/>
      <w:lvlJc w:val="left"/>
      <w:pPr>
        <w:ind w:left="2880" w:hanging="1440"/>
      </w:pPr>
      <w:rPr>
        <w:rFonts w:hint="default"/>
        <w:b/>
        <w:sz w:val="28"/>
      </w:rPr>
    </w:lvl>
    <w:lvl w:ilvl="6">
      <w:start w:val="1"/>
      <w:numFmt w:val="decimal"/>
      <w:lvlText w:val="%1.%2.%3.%4.%5.%6.%7"/>
      <w:lvlJc w:val="left"/>
      <w:pPr>
        <w:ind w:left="3168" w:hanging="1440"/>
      </w:pPr>
      <w:rPr>
        <w:rFonts w:hint="default"/>
        <w:b/>
        <w:sz w:val="28"/>
      </w:rPr>
    </w:lvl>
    <w:lvl w:ilvl="7">
      <w:start w:val="1"/>
      <w:numFmt w:val="decimal"/>
      <w:lvlText w:val="%1.%2.%3.%4.%5.%6.%7.%8"/>
      <w:lvlJc w:val="left"/>
      <w:pPr>
        <w:ind w:left="3816" w:hanging="1800"/>
      </w:pPr>
      <w:rPr>
        <w:rFonts w:hint="default"/>
        <w:b/>
        <w:sz w:val="28"/>
      </w:rPr>
    </w:lvl>
    <w:lvl w:ilvl="8">
      <w:start w:val="1"/>
      <w:numFmt w:val="decimal"/>
      <w:lvlText w:val="%1.%2.%3.%4.%5.%6.%7.%8.%9"/>
      <w:lvlJc w:val="left"/>
      <w:pPr>
        <w:ind w:left="4464" w:hanging="2160"/>
      </w:pPr>
      <w:rPr>
        <w:rFonts w:hint="default"/>
        <w:b/>
        <w:sz w:val="28"/>
      </w:rPr>
    </w:lvl>
  </w:abstractNum>
  <w:abstractNum w:abstractNumId="51" w15:restartNumberingAfterBreak="0">
    <w:nsid w:val="61E2622B"/>
    <w:multiLevelType w:val="hybridMultilevel"/>
    <w:tmpl w:val="B1441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570E7A"/>
    <w:multiLevelType w:val="hybridMultilevel"/>
    <w:tmpl w:val="5D3C40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6A44EA"/>
    <w:multiLevelType w:val="multilevel"/>
    <w:tmpl w:val="9B72E216"/>
    <w:lvl w:ilvl="0">
      <w:start w:val="3"/>
      <w:numFmt w:val="decimal"/>
      <w:lvlText w:val="%1"/>
      <w:lvlJc w:val="left"/>
      <w:pPr>
        <w:ind w:left="720" w:hanging="720"/>
      </w:pPr>
      <w:rPr>
        <w:rFonts w:hint="default"/>
      </w:rPr>
    </w:lvl>
    <w:lvl w:ilvl="1">
      <w:start w:val="5"/>
      <w:numFmt w:val="decimal"/>
      <w:lvlText w:val="2.%2"/>
      <w:lvlJc w:val="left"/>
      <w:pPr>
        <w:ind w:left="648" w:hanging="360"/>
      </w:pPr>
      <w:rPr>
        <w:rFonts w:hint="default"/>
        <w:b/>
        <w:bCs w:val="0"/>
      </w:rPr>
    </w:lvl>
    <w:lvl w:ilvl="2">
      <w:start w:val="7"/>
      <w:numFmt w:val="decimal"/>
      <w:lvlText w:val="2.2.%3"/>
      <w:lvlJc w:val="left"/>
      <w:pPr>
        <w:ind w:left="936" w:hanging="360"/>
      </w:pPr>
      <w:rPr>
        <w:rFonts w:hint="default"/>
        <w:b/>
        <w:bCs w:val="0"/>
      </w:rPr>
    </w:lvl>
    <w:lvl w:ilvl="3">
      <w:start w:val="1"/>
      <w:numFmt w:val="decimal"/>
      <w:lvlText w:val="%1.%2.%3.%4"/>
      <w:lvlJc w:val="left"/>
      <w:pPr>
        <w:ind w:left="1944" w:hanging="1080"/>
      </w:pPr>
      <w:rPr>
        <w:rFonts w:hint="default"/>
        <w:b/>
        <w:sz w:val="28"/>
      </w:rPr>
    </w:lvl>
    <w:lvl w:ilvl="4">
      <w:start w:val="1"/>
      <w:numFmt w:val="decimal"/>
      <w:lvlText w:val="%1.%2.%3.%4.%5"/>
      <w:lvlJc w:val="left"/>
      <w:pPr>
        <w:ind w:left="2232" w:hanging="1080"/>
      </w:pPr>
      <w:rPr>
        <w:rFonts w:hint="default"/>
        <w:b/>
        <w:sz w:val="28"/>
      </w:rPr>
    </w:lvl>
    <w:lvl w:ilvl="5">
      <w:start w:val="1"/>
      <w:numFmt w:val="decimal"/>
      <w:lvlText w:val="%1.%2.%3.%4.%5.%6"/>
      <w:lvlJc w:val="left"/>
      <w:pPr>
        <w:ind w:left="2880" w:hanging="1440"/>
      </w:pPr>
      <w:rPr>
        <w:rFonts w:hint="default"/>
        <w:b/>
        <w:sz w:val="28"/>
      </w:rPr>
    </w:lvl>
    <w:lvl w:ilvl="6">
      <w:start w:val="1"/>
      <w:numFmt w:val="decimal"/>
      <w:lvlText w:val="%1.%2.%3.%4.%5.%6.%7"/>
      <w:lvlJc w:val="left"/>
      <w:pPr>
        <w:ind w:left="3168" w:hanging="1440"/>
      </w:pPr>
      <w:rPr>
        <w:rFonts w:hint="default"/>
        <w:b/>
        <w:sz w:val="28"/>
      </w:rPr>
    </w:lvl>
    <w:lvl w:ilvl="7">
      <w:start w:val="1"/>
      <w:numFmt w:val="decimal"/>
      <w:lvlText w:val="%1.%2.%3.%4.%5.%6.%7.%8"/>
      <w:lvlJc w:val="left"/>
      <w:pPr>
        <w:ind w:left="3816" w:hanging="1800"/>
      </w:pPr>
      <w:rPr>
        <w:rFonts w:hint="default"/>
        <w:b/>
        <w:sz w:val="28"/>
      </w:rPr>
    </w:lvl>
    <w:lvl w:ilvl="8">
      <w:start w:val="1"/>
      <w:numFmt w:val="decimal"/>
      <w:lvlText w:val="%1.%2.%3.%4.%5.%6.%7.%8.%9"/>
      <w:lvlJc w:val="left"/>
      <w:pPr>
        <w:ind w:left="4464" w:hanging="2160"/>
      </w:pPr>
      <w:rPr>
        <w:rFonts w:hint="default"/>
        <w:b/>
        <w:sz w:val="28"/>
      </w:rPr>
    </w:lvl>
  </w:abstractNum>
  <w:abstractNum w:abstractNumId="54" w15:restartNumberingAfterBreak="0">
    <w:nsid w:val="66BAE503"/>
    <w:multiLevelType w:val="hybridMultilevel"/>
    <w:tmpl w:val="FFFFFFFF"/>
    <w:lvl w:ilvl="0" w:tplc="A4F4BF74">
      <w:start w:val="1"/>
      <w:numFmt w:val="decimal"/>
      <w:lvlText w:val="%1."/>
      <w:lvlJc w:val="left"/>
      <w:pPr>
        <w:ind w:left="720" w:hanging="360"/>
      </w:pPr>
    </w:lvl>
    <w:lvl w:ilvl="1" w:tplc="70BEAED4">
      <w:start w:val="1"/>
      <w:numFmt w:val="lowerLetter"/>
      <w:lvlText w:val="%2."/>
      <w:lvlJc w:val="left"/>
      <w:pPr>
        <w:ind w:left="1440" w:hanging="360"/>
      </w:pPr>
    </w:lvl>
    <w:lvl w:ilvl="2" w:tplc="7258298A">
      <w:start w:val="1"/>
      <w:numFmt w:val="lowerRoman"/>
      <w:lvlText w:val="%3."/>
      <w:lvlJc w:val="right"/>
      <w:pPr>
        <w:ind w:left="2160" w:hanging="180"/>
      </w:pPr>
    </w:lvl>
    <w:lvl w:ilvl="3" w:tplc="17206742">
      <w:start w:val="1"/>
      <w:numFmt w:val="decimal"/>
      <w:lvlText w:val="%4."/>
      <w:lvlJc w:val="left"/>
      <w:pPr>
        <w:ind w:left="2880" w:hanging="360"/>
      </w:pPr>
    </w:lvl>
    <w:lvl w:ilvl="4" w:tplc="BAFA82B6">
      <w:start w:val="1"/>
      <w:numFmt w:val="lowerLetter"/>
      <w:lvlText w:val="%5."/>
      <w:lvlJc w:val="left"/>
      <w:pPr>
        <w:ind w:left="3600" w:hanging="360"/>
      </w:pPr>
    </w:lvl>
    <w:lvl w:ilvl="5" w:tplc="EB9ECE84">
      <w:start w:val="1"/>
      <w:numFmt w:val="lowerRoman"/>
      <w:lvlText w:val="%6."/>
      <w:lvlJc w:val="right"/>
      <w:pPr>
        <w:ind w:left="4320" w:hanging="180"/>
      </w:pPr>
    </w:lvl>
    <w:lvl w:ilvl="6" w:tplc="36A49FE0">
      <w:start w:val="1"/>
      <w:numFmt w:val="decimal"/>
      <w:lvlText w:val="%7."/>
      <w:lvlJc w:val="left"/>
      <w:pPr>
        <w:ind w:left="5040" w:hanging="360"/>
      </w:pPr>
    </w:lvl>
    <w:lvl w:ilvl="7" w:tplc="FE9ADFEA">
      <w:start w:val="1"/>
      <w:numFmt w:val="lowerLetter"/>
      <w:lvlText w:val="%8."/>
      <w:lvlJc w:val="left"/>
      <w:pPr>
        <w:ind w:left="5760" w:hanging="360"/>
      </w:pPr>
    </w:lvl>
    <w:lvl w:ilvl="8" w:tplc="D9B223C0">
      <w:start w:val="1"/>
      <w:numFmt w:val="lowerRoman"/>
      <w:lvlText w:val="%9."/>
      <w:lvlJc w:val="right"/>
      <w:pPr>
        <w:ind w:left="6480" w:hanging="180"/>
      </w:pPr>
    </w:lvl>
  </w:abstractNum>
  <w:abstractNum w:abstractNumId="55" w15:restartNumberingAfterBreak="0">
    <w:nsid w:val="674915E9"/>
    <w:multiLevelType w:val="hybridMultilevel"/>
    <w:tmpl w:val="BD7A8176"/>
    <w:lvl w:ilvl="0" w:tplc="1CFEBB7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7FB5667"/>
    <w:multiLevelType w:val="hybridMultilevel"/>
    <w:tmpl w:val="055C054C"/>
    <w:lvl w:ilvl="0" w:tplc="452AD9A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5C4E97"/>
    <w:multiLevelType w:val="hybridMultilevel"/>
    <w:tmpl w:val="460C9FE2"/>
    <w:lvl w:ilvl="0" w:tplc="15E077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686AB8"/>
    <w:multiLevelType w:val="hybridMultilevel"/>
    <w:tmpl w:val="EC60D696"/>
    <w:lvl w:ilvl="0" w:tplc="04090001">
      <w:start w:val="1"/>
      <w:numFmt w:val="bullet"/>
      <w:lvlText w:val=""/>
      <w:lvlJc w:val="left"/>
      <w:pPr>
        <w:ind w:left="1080" w:hanging="360"/>
      </w:pPr>
      <w:rPr>
        <w:rFonts w:ascii="Symbol" w:hAnsi="Symbol" w:hint="default"/>
      </w:rPr>
    </w:lvl>
    <w:lvl w:ilvl="1" w:tplc="E766DDD6">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F696C3F"/>
    <w:multiLevelType w:val="hybridMultilevel"/>
    <w:tmpl w:val="AA667608"/>
    <w:lvl w:ilvl="0" w:tplc="6930BA6E">
      <w:start w:val="1"/>
      <w:numFmt w:val="decimal"/>
      <w:lvlText w:val="%1-"/>
      <w:lvlJc w:val="left"/>
      <w:pPr>
        <w:ind w:left="-618" w:hanging="360"/>
      </w:pPr>
      <w:rPr>
        <w:rFonts w:hint="default"/>
      </w:rPr>
    </w:lvl>
    <w:lvl w:ilvl="1" w:tplc="04090019" w:tentative="1">
      <w:start w:val="1"/>
      <w:numFmt w:val="lowerLetter"/>
      <w:lvlText w:val="%2."/>
      <w:lvlJc w:val="left"/>
      <w:pPr>
        <w:ind w:left="102" w:hanging="360"/>
      </w:pPr>
    </w:lvl>
    <w:lvl w:ilvl="2" w:tplc="0409001B" w:tentative="1">
      <w:start w:val="1"/>
      <w:numFmt w:val="lowerRoman"/>
      <w:lvlText w:val="%3."/>
      <w:lvlJc w:val="right"/>
      <w:pPr>
        <w:ind w:left="822" w:hanging="180"/>
      </w:pPr>
    </w:lvl>
    <w:lvl w:ilvl="3" w:tplc="0409000F" w:tentative="1">
      <w:start w:val="1"/>
      <w:numFmt w:val="decimal"/>
      <w:lvlText w:val="%4."/>
      <w:lvlJc w:val="left"/>
      <w:pPr>
        <w:ind w:left="1542" w:hanging="360"/>
      </w:pPr>
    </w:lvl>
    <w:lvl w:ilvl="4" w:tplc="04090019" w:tentative="1">
      <w:start w:val="1"/>
      <w:numFmt w:val="lowerLetter"/>
      <w:lvlText w:val="%5."/>
      <w:lvlJc w:val="left"/>
      <w:pPr>
        <w:ind w:left="2262" w:hanging="360"/>
      </w:pPr>
    </w:lvl>
    <w:lvl w:ilvl="5" w:tplc="0409001B" w:tentative="1">
      <w:start w:val="1"/>
      <w:numFmt w:val="lowerRoman"/>
      <w:lvlText w:val="%6."/>
      <w:lvlJc w:val="right"/>
      <w:pPr>
        <w:ind w:left="2982" w:hanging="180"/>
      </w:pPr>
    </w:lvl>
    <w:lvl w:ilvl="6" w:tplc="0409000F" w:tentative="1">
      <w:start w:val="1"/>
      <w:numFmt w:val="decimal"/>
      <w:lvlText w:val="%7."/>
      <w:lvlJc w:val="left"/>
      <w:pPr>
        <w:ind w:left="3702" w:hanging="360"/>
      </w:pPr>
    </w:lvl>
    <w:lvl w:ilvl="7" w:tplc="04090019" w:tentative="1">
      <w:start w:val="1"/>
      <w:numFmt w:val="lowerLetter"/>
      <w:lvlText w:val="%8."/>
      <w:lvlJc w:val="left"/>
      <w:pPr>
        <w:ind w:left="4422" w:hanging="360"/>
      </w:pPr>
    </w:lvl>
    <w:lvl w:ilvl="8" w:tplc="0409001B" w:tentative="1">
      <w:start w:val="1"/>
      <w:numFmt w:val="lowerRoman"/>
      <w:lvlText w:val="%9."/>
      <w:lvlJc w:val="right"/>
      <w:pPr>
        <w:ind w:left="5142" w:hanging="180"/>
      </w:pPr>
    </w:lvl>
  </w:abstractNum>
  <w:abstractNum w:abstractNumId="60" w15:restartNumberingAfterBreak="0">
    <w:nsid w:val="6F7B8F9D"/>
    <w:multiLevelType w:val="hybridMultilevel"/>
    <w:tmpl w:val="FFFFFFFF"/>
    <w:lvl w:ilvl="0" w:tplc="AAF03EE0">
      <w:start w:val="1"/>
      <w:numFmt w:val="decimal"/>
      <w:lvlText w:val="%1."/>
      <w:lvlJc w:val="left"/>
      <w:pPr>
        <w:ind w:left="720" w:hanging="360"/>
      </w:pPr>
    </w:lvl>
    <w:lvl w:ilvl="1" w:tplc="6088D516">
      <w:start w:val="1"/>
      <w:numFmt w:val="lowerLetter"/>
      <w:lvlText w:val="%2."/>
      <w:lvlJc w:val="left"/>
      <w:pPr>
        <w:ind w:left="1440" w:hanging="360"/>
      </w:pPr>
    </w:lvl>
    <w:lvl w:ilvl="2" w:tplc="3DA0ADF2">
      <w:start w:val="1"/>
      <w:numFmt w:val="lowerRoman"/>
      <w:lvlText w:val="%3."/>
      <w:lvlJc w:val="right"/>
      <w:pPr>
        <w:ind w:left="2160" w:hanging="180"/>
      </w:pPr>
    </w:lvl>
    <w:lvl w:ilvl="3" w:tplc="9F982F52">
      <w:start w:val="1"/>
      <w:numFmt w:val="decimal"/>
      <w:lvlText w:val="%4."/>
      <w:lvlJc w:val="left"/>
      <w:pPr>
        <w:ind w:left="2880" w:hanging="360"/>
      </w:pPr>
    </w:lvl>
    <w:lvl w:ilvl="4" w:tplc="CF161A26">
      <w:start w:val="1"/>
      <w:numFmt w:val="lowerLetter"/>
      <w:lvlText w:val="%5."/>
      <w:lvlJc w:val="left"/>
      <w:pPr>
        <w:ind w:left="3600" w:hanging="360"/>
      </w:pPr>
    </w:lvl>
    <w:lvl w:ilvl="5" w:tplc="66FEB98E">
      <w:start w:val="1"/>
      <w:numFmt w:val="lowerRoman"/>
      <w:lvlText w:val="%6."/>
      <w:lvlJc w:val="right"/>
      <w:pPr>
        <w:ind w:left="4320" w:hanging="180"/>
      </w:pPr>
    </w:lvl>
    <w:lvl w:ilvl="6" w:tplc="32C401C4">
      <w:start w:val="1"/>
      <w:numFmt w:val="decimal"/>
      <w:lvlText w:val="%7."/>
      <w:lvlJc w:val="left"/>
      <w:pPr>
        <w:ind w:left="5040" w:hanging="360"/>
      </w:pPr>
    </w:lvl>
    <w:lvl w:ilvl="7" w:tplc="0772F0FC">
      <w:start w:val="1"/>
      <w:numFmt w:val="lowerLetter"/>
      <w:lvlText w:val="%8."/>
      <w:lvlJc w:val="left"/>
      <w:pPr>
        <w:ind w:left="5760" w:hanging="360"/>
      </w:pPr>
    </w:lvl>
    <w:lvl w:ilvl="8" w:tplc="91247A9E">
      <w:start w:val="1"/>
      <w:numFmt w:val="lowerRoman"/>
      <w:lvlText w:val="%9."/>
      <w:lvlJc w:val="right"/>
      <w:pPr>
        <w:ind w:left="6480" w:hanging="180"/>
      </w:pPr>
    </w:lvl>
  </w:abstractNum>
  <w:abstractNum w:abstractNumId="61" w15:restartNumberingAfterBreak="0">
    <w:nsid w:val="7022204A"/>
    <w:multiLevelType w:val="hybridMultilevel"/>
    <w:tmpl w:val="DBEEF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0E83CA3"/>
    <w:multiLevelType w:val="hybridMultilevel"/>
    <w:tmpl w:val="F0B84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2C243A7"/>
    <w:multiLevelType w:val="hybridMultilevel"/>
    <w:tmpl w:val="22D6E228"/>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3C513B4"/>
    <w:multiLevelType w:val="multilevel"/>
    <w:tmpl w:val="8932A66A"/>
    <w:lvl w:ilvl="0">
      <w:start w:val="1"/>
      <w:numFmt w:val="decimal"/>
      <w:lvlText w:val="%1"/>
      <w:lvlJc w:val="left"/>
      <w:pPr>
        <w:ind w:left="576" w:hanging="576"/>
      </w:pPr>
      <w:rPr>
        <w:rFonts w:hint="default"/>
        <w:sz w:val="32"/>
      </w:rPr>
    </w:lvl>
    <w:lvl w:ilvl="1">
      <w:start w:val="3"/>
      <w:numFmt w:val="decimal"/>
      <w:lvlText w:val="%1.4"/>
      <w:lvlJc w:val="left"/>
      <w:pPr>
        <w:ind w:left="756" w:hanging="576"/>
      </w:pPr>
      <w:rPr>
        <w:rFonts w:hint="default"/>
        <w:b/>
        <w:bCs w:val="0"/>
        <w:color w:val="auto"/>
        <w:sz w:val="32"/>
        <w:szCs w:val="32"/>
      </w:rPr>
    </w:lvl>
    <w:lvl w:ilvl="2">
      <w:start w:val="1"/>
      <w:numFmt w:val="decimal"/>
      <w:lvlText w:val="%3.4.4"/>
      <w:lvlJc w:val="left"/>
      <w:pPr>
        <w:ind w:left="1080" w:hanging="360"/>
      </w:pPr>
      <w:rPr>
        <w:rFonts w:hint="default"/>
        <w:color w:val="auto"/>
        <w:sz w:val="28"/>
        <w:szCs w:val="28"/>
      </w:rPr>
    </w:lvl>
    <w:lvl w:ilvl="3">
      <w:start w:val="1"/>
      <w:numFmt w:val="decimal"/>
      <w:lvlText w:val="%1.%2.%3.%4"/>
      <w:lvlJc w:val="left"/>
      <w:pPr>
        <w:ind w:left="1620" w:hanging="1080"/>
      </w:pPr>
      <w:rPr>
        <w:rFonts w:hint="default"/>
        <w:color w:val="auto"/>
        <w:sz w:val="32"/>
      </w:rPr>
    </w:lvl>
    <w:lvl w:ilvl="4">
      <w:start w:val="1"/>
      <w:numFmt w:val="decimal"/>
      <w:lvlText w:val="%1.%2.%3.%4.%5"/>
      <w:lvlJc w:val="left"/>
      <w:pPr>
        <w:ind w:left="1800" w:hanging="1080"/>
      </w:pPr>
      <w:rPr>
        <w:rFonts w:hint="default"/>
        <w:color w:val="auto"/>
        <w:sz w:val="32"/>
      </w:rPr>
    </w:lvl>
    <w:lvl w:ilvl="5">
      <w:start w:val="1"/>
      <w:numFmt w:val="decimal"/>
      <w:lvlText w:val="%1.%2.%3.%4.%5.%6"/>
      <w:lvlJc w:val="left"/>
      <w:pPr>
        <w:ind w:left="2340" w:hanging="1440"/>
      </w:pPr>
      <w:rPr>
        <w:rFonts w:hint="default"/>
        <w:color w:val="auto"/>
        <w:sz w:val="32"/>
      </w:rPr>
    </w:lvl>
    <w:lvl w:ilvl="6">
      <w:start w:val="1"/>
      <w:numFmt w:val="decimal"/>
      <w:lvlText w:val="%1.%2.%3.%4.%5.%6.%7"/>
      <w:lvlJc w:val="left"/>
      <w:pPr>
        <w:ind w:left="2520" w:hanging="1440"/>
      </w:pPr>
      <w:rPr>
        <w:rFonts w:hint="default"/>
        <w:color w:val="auto"/>
        <w:sz w:val="32"/>
      </w:rPr>
    </w:lvl>
    <w:lvl w:ilvl="7">
      <w:start w:val="1"/>
      <w:numFmt w:val="decimal"/>
      <w:lvlText w:val="%1.%2.%3.%4.%5.%6.%7.%8"/>
      <w:lvlJc w:val="left"/>
      <w:pPr>
        <w:ind w:left="3060" w:hanging="1800"/>
      </w:pPr>
      <w:rPr>
        <w:rFonts w:hint="default"/>
        <w:color w:val="auto"/>
        <w:sz w:val="32"/>
      </w:rPr>
    </w:lvl>
    <w:lvl w:ilvl="8">
      <w:start w:val="1"/>
      <w:numFmt w:val="decimal"/>
      <w:lvlText w:val="%1.%2.%3.%4.%5.%6.%7.%8.%9"/>
      <w:lvlJc w:val="left"/>
      <w:pPr>
        <w:ind w:left="3600" w:hanging="2160"/>
      </w:pPr>
      <w:rPr>
        <w:rFonts w:hint="default"/>
        <w:color w:val="auto"/>
        <w:sz w:val="32"/>
      </w:rPr>
    </w:lvl>
  </w:abstractNum>
  <w:abstractNum w:abstractNumId="65" w15:restartNumberingAfterBreak="0">
    <w:nsid w:val="74400AE0"/>
    <w:multiLevelType w:val="hybridMultilevel"/>
    <w:tmpl w:val="32B22536"/>
    <w:lvl w:ilvl="0" w:tplc="0409000F">
      <w:start w:val="1"/>
      <w:numFmt w:val="decimal"/>
      <w:lvlText w:val="%1."/>
      <w:lvlJc w:val="left"/>
      <w:pPr>
        <w:ind w:left="720" w:hanging="360"/>
      </w:pPr>
    </w:lvl>
    <w:lvl w:ilvl="1" w:tplc="FF0C312E">
      <w:start w:val="1"/>
      <w:numFmt w:val="lowerLetter"/>
      <w:lvlText w:val="%2."/>
      <w:lvlJc w:val="left"/>
      <w:pPr>
        <w:ind w:left="1440" w:hanging="360"/>
      </w:pPr>
    </w:lvl>
    <w:lvl w:ilvl="2" w:tplc="38ACB21C">
      <w:start w:val="1"/>
      <w:numFmt w:val="lowerRoman"/>
      <w:lvlText w:val="%3."/>
      <w:lvlJc w:val="right"/>
      <w:pPr>
        <w:ind w:left="2160" w:hanging="180"/>
      </w:pPr>
    </w:lvl>
    <w:lvl w:ilvl="3" w:tplc="8214AF40">
      <w:start w:val="1"/>
      <w:numFmt w:val="decimal"/>
      <w:lvlText w:val="%4."/>
      <w:lvlJc w:val="left"/>
      <w:pPr>
        <w:ind w:left="2880" w:hanging="360"/>
      </w:pPr>
    </w:lvl>
    <w:lvl w:ilvl="4" w:tplc="BCEC4E6E">
      <w:start w:val="1"/>
      <w:numFmt w:val="lowerLetter"/>
      <w:lvlText w:val="%5."/>
      <w:lvlJc w:val="left"/>
      <w:pPr>
        <w:ind w:left="3600" w:hanging="360"/>
      </w:pPr>
    </w:lvl>
    <w:lvl w:ilvl="5" w:tplc="6C489F7E">
      <w:start w:val="1"/>
      <w:numFmt w:val="lowerRoman"/>
      <w:lvlText w:val="%6."/>
      <w:lvlJc w:val="right"/>
      <w:pPr>
        <w:ind w:left="4320" w:hanging="180"/>
      </w:pPr>
    </w:lvl>
    <w:lvl w:ilvl="6" w:tplc="52BED516">
      <w:start w:val="1"/>
      <w:numFmt w:val="decimal"/>
      <w:lvlText w:val="%7."/>
      <w:lvlJc w:val="left"/>
      <w:pPr>
        <w:ind w:left="5040" w:hanging="360"/>
      </w:pPr>
    </w:lvl>
    <w:lvl w:ilvl="7" w:tplc="5DAE4EDE">
      <w:start w:val="1"/>
      <w:numFmt w:val="lowerLetter"/>
      <w:lvlText w:val="%8."/>
      <w:lvlJc w:val="left"/>
      <w:pPr>
        <w:ind w:left="5760" w:hanging="360"/>
      </w:pPr>
    </w:lvl>
    <w:lvl w:ilvl="8" w:tplc="F00ED31A">
      <w:start w:val="1"/>
      <w:numFmt w:val="lowerRoman"/>
      <w:lvlText w:val="%9."/>
      <w:lvlJc w:val="right"/>
      <w:pPr>
        <w:ind w:left="6480" w:hanging="180"/>
      </w:pPr>
    </w:lvl>
  </w:abstractNum>
  <w:abstractNum w:abstractNumId="66" w15:restartNumberingAfterBreak="0">
    <w:nsid w:val="76AB49F8"/>
    <w:multiLevelType w:val="hybridMultilevel"/>
    <w:tmpl w:val="D9229AD6"/>
    <w:lvl w:ilvl="0" w:tplc="8690C782">
      <w:start w:val="1"/>
      <w:numFmt w:val="bullet"/>
      <w:lvlText w:val=""/>
      <w:lvlJc w:val="left"/>
      <w:pPr>
        <w:tabs>
          <w:tab w:val="num" w:pos="1440"/>
        </w:tabs>
        <w:ind w:left="1440" w:hanging="360"/>
      </w:pPr>
      <w:rPr>
        <w:rFonts w:ascii="Symbol" w:hAnsi="Symbol" w:hint="default"/>
        <w:sz w:val="20"/>
      </w:rPr>
    </w:lvl>
    <w:lvl w:ilvl="1" w:tplc="63B0B814">
      <w:start w:val="1"/>
      <w:numFmt w:val="bullet"/>
      <w:lvlText w:val=""/>
      <w:lvlJc w:val="left"/>
      <w:pPr>
        <w:tabs>
          <w:tab w:val="num" w:pos="2160"/>
        </w:tabs>
        <w:ind w:left="2160" w:hanging="360"/>
      </w:pPr>
      <w:rPr>
        <w:rFonts w:ascii="Symbol" w:hAnsi="Symbol" w:hint="default"/>
        <w:sz w:val="20"/>
      </w:rPr>
    </w:lvl>
    <w:lvl w:ilvl="2" w:tplc="883AB608">
      <w:start w:val="1"/>
      <w:numFmt w:val="bullet"/>
      <w:lvlText w:val=""/>
      <w:lvlJc w:val="left"/>
      <w:pPr>
        <w:tabs>
          <w:tab w:val="num" w:pos="2880"/>
        </w:tabs>
        <w:ind w:left="2880" w:hanging="360"/>
      </w:pPr>
      <w:rPr>
        <w:rFonts w:ascii="Symbol" w:hAnsi="Symbol" w:hint="default"/>
        <w:sz w:val="20"/>
      </w:rPr>
    </w:lvl>
    <w:lvl w:ilvl="3" w:tplc="CDB40D9E">
      <w:start w:val="1"/>
      <w:numFmt w:val="bullet"/>
      <w:lvlText w:val=""/>
      <w:lvlJc w:val="left"/>
      <w:pPr>
        <w:tabs>
          <w:tab w:val="num" w:pos="3600"/>
        </w:tabs>
        <w:ind w:left="3600" w:hanging="360"/>
      </w:pPr>
      <w:rPr>
        <w:rFonts w:ascii="Symbol" w:hAnsi="Symbol" w:hint="default"/>
        <w:sz w:val="20"/>
      </w:rPr>
    </w:lvl>
    <w:lvl w:ilvl="4" w:tplc="AA68023A">
      <w:start w:val="1"/>
      <w:numFmt w:val="bullet"/>
      <w:lvlText w:val=""/>
      <w:lvlJc w:val="left"/>
      <w:pPr>
        <w:tabs>
          <w:tab w:val="num" w:pos="4320"/>
        </w:tabs>
        <w:ind w:left="4320" w:hanging="360"/>
      </w:pPr>
      <w:rPr>
        <w:rFonts w:ascii="Symbol" w:hAnsi="Symbol" w:hint="default"/>
        <w:sz w:val="20"/>
      </w:rPr>
    </w:lvl>
    <w:lvl w:ilvl="5" w:tplc="E24AF6E0">
      <w:start w:val="1"/>
      <w:numFmt w:val="bullet"/>
      <w:lvlText w:val=""/>
      <w:lvlJc w:val="left"/>
      <w:pPr>
        <w:tabs>
          <w:tab w:val="num" w:pos="5040"/>
        </w:tabs>
        <w:ind w:left="5040" w:hanging="360"/>
      </w:pPr>
      <w:rPr>
        <w:rFonts w:ascii="Symbol" w:hAnsi="Symbol" w:hint="default"/>
        <w:sz w:val="20"/>
      </w:rPr>
    </w:lvl>
    <w:lvl w:ilvl="6" w:tplc="78528446">
      <w:start w:val="1"/>
      <w:numFmt w:val="bullet"/>
      <w:lvlText w:val=""/>
      <w:lvlJc w:val="left"/>
      <w:pPr>
        <w:tabs>
          <w:tab w:val="num" w:pos="5760"/>
        </w:tabs>
        <w:ind w:left="5760" w:hanging="360"/>
      </w:pPr>
      <w:rPr>
        <w:rFonts w:ascii="Symbol" w:hAnsi="Symbol" w:hint="default"/>
        <w:sz w:val="20"/>
      </w:rPr>
    </w:lvl>
    <w:lvl w:ilvl="7" w:tplc="F1FE1C9E">
      <w:start w:val="1"/>
      <w:numFmt w:val="bullet"/>
      <w:lvlText w:val=""/>
      <w:lvlJc w:val="left"/>
      <w:pPr>
        <w:tabs>
          <w:tab w:val="num" w:pos="6480"/>
        </w:tabs>
        <w:ind w:left="6480" w:hanging="360"/>
      </w:pPr>
      <w:rPr>
        <w:rFonts w:ascii="Symbol" w:hAnsi="Symbol" w:hint="default"/>
        <w:sz w:val="20"/>
      </w:rPr>
    </w:lvl>
    <w:lvl w:ilvl="8" w:tplc="52EC7BC8">
      <w:start w:val="1"/>
      <w:numFmt w:val="bullet"/>
      <w:lvlText w:val=""/>
      <w:lvlJc w:val="left"/>
      <w:pPr>
        <w:tabs>
          <w:tab w:val="num" w:pos="7200"/>
        </w:tabs>
        <w:ind w:left="7200" w:hanging="360"/>
      </w:pPr>
      <w:rPr>
        <w:rFonts w:ascii="Symbol" w:hAnsi="Symbol" w:hint="default"/>
        <w:sz w:val="20"/>
      </w:rPr>
    </w:lvl>
  </w:abstractNum>
  <w:abstractNum w:abstractNumId="67" w15:restartNumberingAfterBreak="0">
    <w:nsid w:val="77F9646F"/>
    <w:multiLevelType w:val="hybridMultilevel"/>
    <w:tmpl w:val="9BAEF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81519DD"/>
    <w:multiLevelType w:val="hybridMultilevel"/>
    <w:tmpl w:val="B09AB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8942883"/>
    <w:multiLevelType w:val="multilevel"/>
    <w:tmpl w:val="1DE07C76"/>
    <w:lvl w:ilvl="0">
      <w:start w:val="1"/>
      <w:numFmt w:val="decimal"/>
      <w:lvlText w:val="%1"/>
      <w:lvlJc w:val="left"/>
      <w:pPr>
        <w:ind w:left="576" w:hanging="576"/>
      </w:pPr>
      <w:rPr>
        <w:rFonts w:hint="default"/>
        <w:sz w:val="32"/>
      </w:rPr>
    </w:lvl>
    <w:lvl w:ilvl="1">
      <w:start w:val="3"/>
      <w:numFmt w:val="decimal"/>
      <w:lvlText w:val="%1.4"/>
      <w:lvlJc w:val="left"/>
      <w:pPr>
        <w:ind w:left="756" w:hanging="576"/>
      </w:pPr>
      <w:rPr>
        <w:rFonts w:hint="default"/>
        <w:b/>
        <w:bCs w:val="0"/>
        <w:color w:val="auto"/>
        <w:sz w:val="32"/>
        <w:szCs w:val="32"/>
      </w:rPr>
    </w:lvl>
    <w:lvl w:ilvl="2">
      <w:start w:val="1"/>
      <w:numFmt w:val="decimal"/>
      <w:lvlText w:val="%3.4.5"/>
      <w:lvlJc w:val="left"/>
      <w:pPr>
        <w:ind w:left="1080" w:hanging="360"/>
      </w:pPr>
      <w:rPr>
        <w:rFonts w:hint="default"/>
        <w:color w:val="auto"/>
        <w:sz w:val="28"/>
        <w:szCs w:val="28"/>
      </w:rPr>
    </w:lvl>
    <w:lvl w:ilvl="3">
      <w:start w:val="1"/>
      <w:numFmt w:val="decimal"/>
      <w:lvlText w:val="%1.%2.%3.%4"/>
      <w:lvlJc w:val="left"/>
      <w:pPr>
        <w:ind w:left="1620" w:hanging="1080"/>
      </w:pPr>
      <w:rPr>
        <w:rFonts w:hint="default"/>
        <w:color w:val="auto"/>
        <w:sz w:val="32"/>
      </w:rPr>
    </w:lvl>
    <w:lvl w:ilvl="4">
      <w:start w:val="1"/>
      <w:numFmt w:val="decimal"/>
      <w:lvlText w:val="%1.%2.%3.%4.%5"/>
      <w:lvlJc w:val="left"/>
      <w:pPr>
        <w:ind w:left="1800" w:hanging="1080"/>
      </w:pPr>
      <w:rPr>
        <w:rFonts w:hint="default"/>
        <w:color w:val="auto"/>
        <w:sz w:val="32"/>
      </w:rPr>
    </w:lvl>
    <w:lvl w:ilvl="5">
      <w:start w:val="1"/>
      <w:numFmt w:val="decimal"/>
      <w:lvlText w:val="%1.%2.%3.%4.%5.%6"/>
      <w:lvlJc w:val="left"/>
      <w:pPr>
        <w:ind w:left="2340" w:hanging="1440"/>
      </w:pPr>
      <w:rPr>
        <w:rFonts w:hint="default"/>
        <w:color w:val="auto"/>
        <w:sz w:val="32"/>
      </w:rPr>
    </w:lvl>
    <w:lvl w:ilvl="6">
      <w:start w:val="1"/>
      <w:numFmt w:val="decimal"/>
      <w:lvlText w:val="%1.%2.%3.%4.%5.%6.%7"/>
      <w:lvlJc w:val="left"/>
      <w:pPr>
        <w:ind w:left="2520" w:hanging="1440"/>
      </w:pPr>
      <w:rPr>
        <w:rFonts w:hint="default"/>
        <w:color w:val="auto"/>
        <w:sz w:val="32"/>
      </w:rPr>
    </w:lvl>
    <w:lvl w:ilvl="7">
      <w:start w:val="1"/>
      <w:numFmt w:val="decimal"/>
      <w:lvlText w:val="%1.%2.%3.%4.%5.%6.%7.%8"/>
      <w:lvlJc w:val="left"/>
      <w:pPr>
        <w:ind w:left="3060" w:hanging="1800"/>
      </w:pPr>
      <w:rPr>
        <w:rFonts w:hint="default"/>
        <w:color w:val="auto"/>
        <w:sz w:val="32"/>
      </w:rPr>
    </w:lvl>
    <w:lvl w:ilvl="8">
      <w:start w:val="1"/>
      <w:numFmt w:val="decimal"/>
      <w:lvlText w:val="%1.%2.%3.%4.%5.%6.%7.%8.%9"/>
      <w:lvlJc w:val="left"/>
      <w:pPr>
        <w:ind w:left="3600" w:hanging="2160"/>
      </w:pPr>
      <w:rPr>
        <w:rFonts w:hint="default"/>
        <w:color w:val="auto"/>
        <w:sz w:val="32"/>
      </w:rPr>
    </w:lvl>
  </w:abstractNum>
  <w:abstractNum w:abstractNumId="70" w15:restartNumberingAfterBreak="0">
    <w:nsid w:val="793C4CC2"/>
    <w:multiLevelType w:val="multilevel"/>
    <w:tmpl w:val="DADE2E08"/>
    <w:lvl w:ilvl="0">
      <w:start w:val="2"/>
      <w:numFmt w:val="decimal"/>
      <w:lvlText w:val="%1"/>
      <w:lvlJc w:val="left"/>
      <w:pPr>
        <w:ind w:left="576" w:hanging="576"/>
      </w:pPr>
      <w:rPr>
        <w:rFonts w:hint="default"/>
        <w:b/>
      </w:rPr>
    </w:lvl>
    <w:lvl w:ilvl="1">
      <w:start w:val="1"/>
      <w:numFmt w:val="decimal"/>
      <w:lvlText w:val="%1.%2"/>
      <w:lvlJc w:val="left"/>
      <w:pPr>
        <w:ind w:left="576" w:hanging="57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1" w15:restartNumberingAfterBreak="0">
    <w:nsid w:val="7F123742"/>
    <w:multiLevelType w:val="hybridMultilevel"/>
    <w:tmpl w:val="4162D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512672">
    <w:abstractNumId w:val="43"/>
  </w:num>
  <w:num w:numId="2" w16cid:durableId="2015375963">
    <w:abstractNumId w:val="9"/>
  </w:num>
  <w:num w:numId="3" w16cid:durableId="58021616">
    <w:abstractNumId w:val="48"/>
  </w:num>
  <w:num w:numId="4" w16cid:durableId="221599597">
    <w:abstractNumId w:val="60"/>
  </w:num>
  <w:num w:numId="5" w16cid:durableId="1210722610">
    <w:abstractNumId w:val="54"/>
  </w:num>
  <w:num w:numId="6" w16cid:durableId="572548591">
    <w:abstractNumId w:val="39"/>
  </w:num>
  <w:num w:numId="7" w16cid:durableId="763918916">
    <w:abstractNumId w:val="52"/>
  </w:num>
  <w:num w:numId="8" w16cid:durableId="1868517421">
    <w:abstractNumId w:val="34"/>
  </w:num>
  <w:num w:numId="9" w16cid:durableId="778181267">
    <w:abstractNumId w:val="66"/>
  </w:num>
  <w:num w:numId="10" w16cid:durableId="1225334376">
    <w:abstractNumId w:val="29"/>
  </w:num>
  <w:num w:numId="11" w16cid:durableId="1170873842">
    <w:abstractNumId w:val="44"/>
  </w:num>
  <w:num w:numId="12" w16cid:durableId="1987010441">
    <w:abstractNumId w:val="59"/>
  </w:num>
  <w:num w:numId="13" w16cid:durableId="1968659957">
    <w:abstractNumId w:val="8"/>
  </w:num>
  <w:num w:numId="14" w16cid:durableId="1682077697">
    <w:abstractNumId w:val="55"/>
  </w:num>
  <w:num w:numId="15" w16cid:durableId="797645578">
    <w:abstractNumId w:val="65"/>
  </w:num>
  <w:num w:numId="16" w16cid:durableId="1810242927">
    <w:abstractNumId w:val="58"/>
  </w:num>
  <w:num w:numId="17" w16cid:durableId="1266115296">
    <w:abstractNumId w:val="6"/>
  </w:num>
  <w:num w:numId="18" w16cid:durableId="831220503">
    <w:abstractNumId w:val="63"/>
  </w:num>
  <w:num w:numId="19" w16cid:durableId="1310288485">
    <w:abstractNumId w:val="15"/>
  </w:num>
  <w:num w:numId="20" w16cid:durableId="2078895004">
    <w:abstractNumId w:val="31"/>
  </w:num>
  <w:num w:numId="21" w16cid:durableId="1100175225">
    <w:abstractNumId w:val="5"/>
  </w:num>
  <w:num w:numId="22" w16cid:durableId="1038119063">
    <w:abstractNumId w:val="22"/>
  </w:num>
  <w:num w:numId="23" w16cid:durableId="2053799447">
    <w:abstractNumId w:val="71"/>
  </w:num>
  <w:num w:numId="24" w16cid:durableId="1403136396">
    <w:abstractNumId w:val="17"/>
  </w:num>
  <w:num w:numId="25" w16cid:durableId="1216745412">
    <w:abstractNumId w:val="4"/>
  </w:num>
  <w:num w:numId="26" w16cid:durableId="1549606853">
    <w:abstractNumId w:val="10"/>
  </w:num>
  <w:num w:numId="27" w16cid:durableId="323824403">
    <w:abstractNumId w:val="30"/>
  </w:num>
  <w:num w:numId="28" w16cid:durableId="852107174">
    <w:abstractNumId w:val="41"/>
  </w:num>
  <w:num w:numId="29" w16cid:durableId="350954759">
    <w:abstractNumId w:val="18"/>
  </w:num>
  <w:num w:numId="30" w16cid:durableId="662514673">
    <w:abstractNumId w:val="3"/>
  </w:num>
  <w:num w:numId="31" w16cid:durableId="717777499">
    <w:abstractNumId w:val="62"/>
  </w:num>
  <w:num w:numId="32" w16cid:durableId="172961511">
    <w:abstractNumId w:val="7"/>
  </w:num>
  <w:num w:numId="33" w16cid:durableId="136529186">
    <w:abstractNumId w:val="61"/>
  </w:num>
  <w:num w:numId="34" w16cid:durableId="1060399795">
    <w:abstractNumId w:val="23"/>
  </w:num>
  <w:num w:numId="35" w16cid:durableId="1102917870">
    <w:abstractNumId w:val="45"/>
  </w:num>
  <w:num w:numId="36" w16cid:durableId="498884540">
    <w:abstractNumId w:val="67"/>
  </w:num>
  <w:num w:numId="37" w16cid:durableId="1817725047">
    <w:abstractNumId w:val="32"/>
  </w:num>
  <w:num w:numId="38" w16cid:durableId="383481165">
    <w:abstractNumId w:val="46"/>
  </w:num>
  <w:num w:numId="39" w16cid:durableId="942374480">
    <w:abstractNumId w:val="49"/>
  </w:num>
  <w:num w:numId="40" w16cid:durableId="513960680">
    <w:abstractNumId w:val="33"/>
  </w:num>
  <w:num w:numId="41" w16cid:durableId="516895003">
    <w:abstractNumId w:val="64"/>
  </w:num>
  <w:num w:numId="42" w16cid:durableId="1584413441">
    <w:abstractNumId w:val="69"/>
  </w:num>
  <w:num w:numId="43" w16cid:durableId="457989174">
    <w:abstractNumId w:val="2"/>
  </w:num>
  <w:num w:numId="44" w16cid:durableId="1045831845">
    <w:abstractNumId w:val="42"/>
  </w:num>
  <w:num w:numId="45" w16cid:durableId="175466477">
    <w:abstractNumId w:val="24"/>
  </w:num>
  <w:num w:numId="46" w16cid:durableId="1070275453">
    <w:abstractNumId w:val="11"/>
  </w:num>
  <w:num w:numId="47" w16cid:durableId="1302885756">
    <w:abstractNumId w:val="70"/>
  </w:num>
  <w:num w:numId="48" w16cid:durableId="1811358978">
    <w:abstractNumId w:val="1"/>
  </w:num>
  <w:num w:numId="49" w16cid:durableId="441195552">
    <w:abstractNumId w:val="16"/>
  </w:num>
  <w:num w:numId="50" w16cid:durableId="578759244">
    <w:abstractNumId w:val="53"/>
  </w:num>
  <w:num w:numId="51" w16cid:durableId="1227495267">
    <w:abstractNumId w:val="50"/>
  </w:num>
  <w:num w:numId="52" w16cid:durableId="333532066">
    <w:abstractNumId w:val="47"/>
  </w:num>
  <w:num w:numId="53" w16cid:durableId="668023382">
    <w:abstractNumId w:val="28"/>
  </w:num>
  <w:num w:numId="54" w16cid:durableId="228349684">
    <w:abstractNumId w:val="0"/>
  </w:num>
  <w:num w:numId="55" w16cid:durableId="1898203434">
    <w:abstractNumId w:val="56"/>
  </w:num>
  <w:num w:numId="56" w16cid:durableId="428431063">
    <w:abstractNumId w:val="12"/>
  </w:num>
  <w:num w:numId="57" w16cid:durableId="1905020196">
    <w:abstractNumId w:val="57"/>
  </w:num>
  <w:num w:numId="58" w16cid:durableId="398404285">
    <w:abstractNumId w:val="19"/>
  </w:num>
  <w:num w:numId="59" w16cid:durableId="1730225495">
    <w:abstractNumId w:val="20"/>
  </w:num>
  <w:num w:numId="60" w16cid:durableId="275646059">
    <w:abstractNumId w:val="36"/>
  </w:num>
  <w:num w:numId="61" w16cid:durableId="2144998121">
    <w:abstractNumId w:val="13"/>
  </w:num>
  <w:num w:numId="62" w16cid:durableId="1893345918">
    <w:abstractNumId w:val="38"/>
  </w:num>
  <w:num w:numId="63" w16cid:durableId="802891509">
    <w:abstractNumId w:val="21"/>
  </w:num>
  <w:num w:numId="64" w16cid:durableId="1955746645">
    <w:abstractNumId w:val="14"/>
  </w:num>
  <w:num w:numId="65" w16cid:durableId="697655531">
    <w:abstractNumId w:val="26"/>
  </w:num>
  <w:num w:numId="66" w16cid:durableId="367609245">
    <w:abstractNumId w:val="68"/>
  </w:num>
  <w:num w:numId="67" w16cid:durableId="1839803928">
    <w:abstractNumId w:val="37"/>
  </w:num>
  <w:num w:numId="68" w16cid:durableId="952058499">
    <w:abstractNumId w:val="40"/>
  </w:num>
  <w:num w:numId="69" w16cid:durableId="663893523">
    <w:abstractNumId w:val="27"/>
  </w:num>
  <w:num w:numId="70" w16cid:durableId="1412308622">
    <w:abstractNumId w:val="25"/>
  </w:num>
  <w:num w:numId="71" w16cid:durableId="1446734880">
    <w:abstractNumId w:val="51"/>
  </w:num>
  <w:num w:numId="72" w16cid:durableId="866213578">
    <w:abstractNumId w:val="3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568"/>
    <w:rsid w:val="00000A62"/>
    <w:rsid w:val="000010B6"/>
    <w:rsid w:val="00001A5A"/>
    <w:rsid w:val="00001DC5"/>
    <w:rsid w:val="00002204"/>
    <w:rsid w:val="000027C5"/>
    <w:rsid w:val="00003186"/>
    <w:rsid w:val="00003264"/>
    <w:rsid w:val="00003609"/>
    <w:rsid w:val="0000534F"/>
    <w:rsid w:val="00005A1E"/>
    <w:rsid w:val="00005ADF"/>
    <w:rsid w:val="00005DFF"/>
    <w:rsid w:val="000063DE"/>
    <w:rsid w:val="000065AD"/>
    <w:rsid w:val="00007139"/>
    <w:rsid w:val="0000768A"/>
    <w:rsid w:val="00010EFC"/>
    <w:rsid w:val="00011BC5"/>
    <w:rsid w:val="00011D7C"/>
    <w:rsid w:val="00011EAD"/>
    <w:rsid w:val="00011EE1"/>
    <w:rsid w:val="00012299"/>
    <w:rsid w:val="00012A5D"/>
    <w:rsid w:val="00013AED"/>
    <w:rsid w:val="0001440C"/>
    <w:rsid w:val="00014A2E"/>
    <w:rsid w:val="000151FA"/>
    <w:rsid w:val="0001601A"/>
    <w:rsid w:val="00016650"/>
    <w:rsid w:val="00016D62"/>
    <w:rsid w:val="00016FC3"/>
    <w:rsid w:val="000171AA"/>
    <w:rsid w:val="000179DE"/>
    <w:rsid w:val="00020892"/>
    <w:rsid w:val="00020B1C"/>
    <w:rsid w:val="00020B98"/>
    <w:rsid w:val="000223E6"/>
    <w:rsid w:val="00022682"/>
    <w:rsid w:val="000227AE"/>
    <w:rsid w:val="00023373"/>
    <w:rsid w:val="0002341E"/>
    <w:rsid w:val="00023B83"/>
    <w:rsid w:val="00023D5C"/>
    <w:rsid w:val="00024482"/>
    <w:rsid w:val="000247A3"/>
    <w:rsid w:val="00026600"/>
    <w:rsid w:val="00026764"/>
    <w:rsid w:val="000275D5"/>
    <w:rsid w:val="000279F5"/>
    <w:rsid w:val="00027B03"/>
    <w:rsid w:val="00030123"/>
    <w:rsid w:val="00030891"/>
    <w:rsid w:val="00031F38"/>
    <w:rsid w:val="0003213B"/>
    <w:rsid w:val="00032BC3"/>
    <w:rsid w:val="00032C4D"/>
    <w:rsid w:val="00032DF6"/>
    <w:rsid w:val="00032E95"/>
    <w:rsid w:val="00033111"/>
    <w:rsid w:val="00033455"/>
    <w:rsid w:val="00033526"/>
    <w:rsid w:val="00033C61"/>
    <w:rsid w:val="00034C5D"/>
    <w:rsid w:val="00034F14"/>
    <w:rsid w:val="00035A59"/>
    <w:rsid w:val="00035B5A"/>
    <w:rsid w:val="00036C42"/>
    <w:rsid w:val="00036FA4"/>
    <w:rsid w:val="00037D42"/>
    <w:rsid w:val="000400A2"/>
    <w:rsid w:val="00040B3E"/>
    <w:rsid w:val="00041530"/>
    <w:rsid w:val="000418D0"/>
    <w:rsid w:val="00041B06"/>
    <w:rsid w:val="00041FAB"/>
    <w:rsid w:val="00042354"/>
    <w:rsid w:val="00042566"/>
    <w:rsid w:val="000427E6"/>
    <w:rsid w:val="00044C98"/>
    <w:rsid w:val="00044F7D"/>
    <w:rsid w:val="000450EE"/>
    <w:rsid w:val="000453C4"/>
    <w:rsid w:val="00045707"/>
    <w:rsid w:val="00045CB6"/>
    <w:rsid w:val="00046364"/>
    <w:rsid w:val="000475F3"/>
    <w:rsid w:val="00047C6C"/>
    <w:rsid w:val="0005014F"/>
    <w:rsid w:val="000509C4"/>
    <w:rsid w:val="000513C5"/>
    <w:rsid w:val="00051F6A"/>
    <w:rsid w:val="00052AEA"/>
    <w:rsid w:val="0005347A"/>
    <w:rsid w:val="00053BA2"/>
    <w:rsid w:val="00053C11"/>
    <w:rsid w:val="00053E61"/>
    <w:rsid w:val="00053F89"/>
    <w:rsid w:val="00055225"/>
    <w:rsid w:val="0005658E"/>
    <w:rsid w:val="00057503"/>
    <w:rsid w:val="00057B5D"/>
    <w:rsid w:val="000607C2"/>
    <w:rsid w:val="00060F67"/>
    <w:rsid w:val="00061275"/>
    <w:rsid w:val="000628A8"/>
    <w:rsid w:val="00062B1F"/>
    <w:rsid w:val="00062E99"/>
    <w:rsid w:val="0006340A"/>
    <w:rsid w:val="00063EF6"/>
    <w:rsid w:val="00064CEC"/>
    <w:rsid w:val="00064EF6"/>
    <w:rsid w:val="000663DD"/>
    <w:rsid w:val="0006723C"/>
    <w:rsid w:val="00067552"/>
    <w:rsid w:val="000677A1"/>
    <w:rsid w:val="00067CC7"/>
    <w:rsid w:val="0007056E"/>
    <w:rsid w:val="00070FD0"/>
    <w:rsid w:val="000710A2"/>
    <w:rsid w:val="0007113C"/>
    <w:rsid w:val="0007137B"/>
    <w:rsid w:val="0007137F"/>
    <w:rsid w:val="00072830"/>
    <w:rsid w:val="00073CAC"/>
    <w:rsid w:val="0007470F"/>
    <w:rsid w:val="0007475C"/>
    <w:rsid w:val="000758EE"/>
    <w:rsid w:val="00075F2C"/>
    <w:rsid w:val="0007634E"/>
    <w:rsid w:val="000769EC"/>
    <w:rsid w:val="00076E7C"/>
    <w:rsid w:val="000775CE"/>
    <w:rsid w:val="00077925"/>
    <w:rsid w:val="00080616"/>
    <w:rsid w:val="00080D07"/>
    <w:rsid w:val="00081819"/>
    <w:rsid w:val="00081DDC"/>
    <w:rsid w:val="0008204A"/>
    <w:rsid w:val="00082119"/>
    <w:rsid w:val="0008228A"/>
    <w:rsid w:val="000832F8"/>
    <w:rsid w:val="00083939"/>
    <w:rsid w:val="00084E4A"/>
    <w:rsid w:val="0008526A"/>
    <w:rsid w:val="000854D5"/>
    <w:rsid w:val="00085AA0"/>
    <w:rsid w:val="00085ED5"/>
    <w:rsid w:val="00086282"/>
    <w:rsid w:val="00086B38"/>
    <w:rsid w:val="00086C93"/>
    <w:rsid w:val="000879F9"/>
    <w:rsid w:val="00087E1B"/>
    <w:rsid w:val="00091BC6"/>
    <w:rsid w:val="00091C52"/>
    <w:rsid w:val="00091F73"/>
    <w:rsid w:val="00092128"/>
    <w:rsid w:val="000930C6"/>
    <w:rsid w:val="0009544C"/>
    <w:rsid w:val="0009697B"/>
    <w:rsid w:val="00097B58"/>
    <w:rsid w:val="000A00E3"/>
    <w:rsid w:val="000A047C"/>
    <w:rsid w:val="000A0B00"/>
    <w:rsid w:val="000A2297"/>
    <w:rsid w:val="000A2589"/>
    <w:rsid w:val="000A320C"/>
    <w:rsid w:val="000A3949"/>
    <w:rsid w:val="000A4E4B"/>
    <w:rsid w:val="000A5B60"/>
    <w:rsid w:val="000A612C"/>
    <w:rsid w:val="000A6CF7"/>
    <w:rsid w:val="000A7067"/>
    <w:rsid w:val="000A722F"/>
    <w:rsid w:val="000A7B04"/>
    <w:rsid w:val="000B0236"/>
    <w:rsid w:val="000B08D1"/>
    <w:rsid w:val="000B0B1A"/>
    <w:rsid w:val="000B0BAE"/>
    <w:rsid w:val="000B1C45"/>
    <w:rsid w:val="000B1C58"/>
    <w:rsid w:val="000B24B8"/>
    <w:rsid w:val="000B2D48"/>
    <w:rsid w:val="000B365B"/>
    <w:rsid w:val="000B3FEA"/>
    <w:rsid w:val="000B4229"/>
    <w:rsid w:val="000B5AED"/>
    <w:rsid w:val="000B6458"/>
    <w:rsid w:val="000B664C"/>
    <w:rsid w:val="000B71FF"/>
    <w:rsid w:val="000B7344"/>
    <w:rsid w:val="000B7A8B"/>
    <w:rsid w:val="000C14F1"/>
    <w:rsid w:val="000C150E"/>
    <w:rsid w:val="000C237C"/>
    <w:rsid w:val="000C2617"/>
    <w:rsid w:val="000C27DB"/>
    <w:rsid w:val="000C2983"/>
    <w:rsid w:val="000C2D09"/>
    <w:rsid w:val="000C34D6"/>
    <w:rsid w:val="000C4015"/>
    <w:rsid w:val="000C405B"/>
    <w:rsid w:val="000C428D"/>
    <w:rsid w:val="000C540C"/>
    <w:rsid w:val="000C5731"/>
    <w:rsid w:val="000C7796"/>
    <w:rsid w:val="000D0BF9"/>
    <w:rsid w:val="000D2011"/>
    <w:rsid w:val="000D27E0"/>
    <w:rsid w:val="000D3836"/>
    <w:rsid w:val="000D3AF2"/>
    <w:rsid w:val="000D442C"/>
    <w:rsid w:val="000D573B"/>
    <w:rsid w:val="000D5F6B"/>
    <w:rsid w:val="000D6E66"/>
    <w:rsid w:val="000D6EE0"/>
    <w:rsid w:val="000E0013"/>
    <w:rsid w:val="000E0AA8"/>
    <w:rsid w:val="000E3DD0"/>
    <w:rsid w:val="000E40B9"/>
    <w:rsid w:val="000E4603"/>
    <w:rsid w:val="000E50E1"/>
    <w:rsid w:val="000E5ABA"/>
    <w:rsid w:val="000E6E33"/>
    <w:rsid w:val="000E7CCD"/>
    <w:rsid w:val="000F0039"/>
    <w:rsid w:val="000F03EA"/>
    <w:rsid w:val="000F0548"/>
    <w:rsid w:val="000F060B"/>
    <w:rsid w:val="000F0B27"/>
    <w:rsid w:val="000F0F24"/>
    <w:rsid w:val="000F1597"/>
    <w:rsid w:val="000F16F0"/>
    <w:rsid w:val="000F3117"/>
    <w:rsid w:val="000F329B"/>
    <w:rsid w:val="000F450B"/>
    <w:rsid w:val="000F4E87"/>
    <w:rsid w:val="000F54BD"/>
    <w:rsid w:val="000F5855"/>
    <w:rsid w:val="000F7AFA"/>
    <w:rsid w:val="0010040F"/>
    <w:rsid w:val="00100BC6"/>
    <w:rsid w:val="00100F3E"/>
    <w:rsid w:val="00101361"/>
    <w:rsid w:val="001019B2"/>
    <w:rsid w:val="00101C3B"/>
    <w:rsid w:val="00103799"/>
    <w:rsid w:val="001039DF"/>
    <w:rsid w:val="00104131"/>
    <w:rsid w:val="00105165"/>
    <w:rsid w:val="0010585E"/>
    <w:rsid w:val="00105F5E"/>
    <w:rsid w:val="00106805"/>
    <w:rsid w:val="0010770A"/>
    <w:rsid w:val="00107747"/>
    <w:rsid w:val="001108DB"/>
    <w:rsid w:val="00111400"/>
    <w:rsid w:val="00112A4F"/>
    <w:rsid w:val="00113E4C"/>
    <w:rsid w:val="00113EF4"/>
    <w:rsid w:val="00113F65"/>
    <w:rsid w:val="0011467E"/>
    <w:rsid w:val="00115195"/>
    <w:rsid w:val="00115B21"/>
    <w:rsid w:val="00116645"/>
    <w:rsid w:val="00116F12"/>
    <w:rsid w:val="001177A7"/>
    <w:rsid w:val="001206AD"/>
    <w:rsid w:val="00120A04"/>
    <w:rsid w:val="00120A60"/>
    <w:rsid w:val="00121771"/>
    <w:rsid w:val="0012194A"/>
    <w:rsid w:val="00121A86"/>
    <w:rsid w:val="0012338E"/>
    <w:rsid w:val="00123464"/>
    <w:rsid w:val="0012374B"/>
    <w:rsid w:val="00123968"/>
    <w:rsid w:val="00123D31"/>
    <w:rsid w:val="001241E6"/>
    <w:rsid w:val="00124704"/>
    <w:rsid w:val="00126359"/>
    <w:rsid w:val="00127077"/>
    <w:rsid w:val="00127265"/>
    <w:rsid w:val="001275BB"/>
    <w:rsid w:val="00127DD7"/>
    <w:rsid w:val="00127ECF"/>
    <w:rsid w:val="0013183E"/>
    <w:rsid w:val="00131D9C"/>
    <w:rsid w:val="0013286E"/>
    <w:rsid w:val="00132DD5"/>
    <w:rsid w:val="001335B2"/>
    <w:rsid w:val="00133632"/>
    <w:rsid w:val="00134B28"/>
    <w:rsid w:val="00134C70"/>
    <w:rsid w:val="00135918"/>
    <w:rsid w:val="00136BC7"/>
    <w:rsid w:val="00136C78"/>
    <w:rsid w:val="00137A31"/>
    <w:rsid w:val="00137B75"/>
    <w:rsid w:val="00140D67"/>
    <w:rsid w:val="00141627"/>
    <w:rsid w:val="0014189C"/>
    <w:rsid w:val="00141D78"/>
    <w:rsid w:val="00142BFF"/>
    <w:rsid w:val="00142FD1"/>
    <w:rsid w:val="001434E6"/>
    <w:rsid w:val="001445E9"/>
    <w:rsid w:val="00144822"/>
    <w:rsid w:val="00144A2D"/>
    <w:rsid w:val="00144B42"/>
    <w:rsid w:val="001455DA"/>
    <w:rsid w:val="00145D8A"/>
    <w:rsid w:val="001464A2"/>
    <w:rsid w:val="00147731"/>
    <w:rsid w:val="00150646"/>
    <w:rsid w:val="001510FF"/>
    <w:rsid w:val="00151A58"/>
    <w:rsid w:val="00152B8D"/>
    <w:rsid w:val="00154689"/>
    <w:rsid w:val="00154C32"/>
    <w:rsid w:val="0015628B"/>
    <w:rsid w:val="001562CE"/>
    <w:rsid w:val="001569FD"/>
    <w:rsid w:val="00156FD7"/>
    <w:rsid w:val="001577CE"/>
    <w:rsid w:val="00157DF4"/>
    <w:rsid w:val="00160FCE"/>
    <w:rsid w:val="0016138F"/>
    <w:rsid w:val="00163510"/>
    <w:rsid w:val="0016394E"/>
    <w:rsid w:val="00163A4D"/>
    <w:rsid w:val="00163D53"/>
    <w:rsid w:val="0016491A"/>
    <w:rsid w:val="0016514F"/>
    <w:rsid w:val="0016669F"/>
    <w:rsid w:val="00166C26"/>
    <w:rsid w:val="00166ED0"/>
    <w:rsid w:val="0016780C"/>
    <w:rsid w:val="00170444"/>
    <w:rsid w:val="00170A67"/>
    <w:rsid w:val="001715ED"/>
    <w:rsid w:val="001728CD"/>
    <w:rsid w:val="00172B46"/>
    <w:rsid w:val="001731AF"/>
    <w:rsid w:val="0017372E"/>
    <w:rsid w:val="00173B3B"/>
    <w:rsid w:val="00174CF4"/>
    <w:rsid w:val="0017584D"/>
    <w:rsid w:val="00175AE3"/>
    <w:rsid w:val="00176815"/>
    <w:rsid w:val="001808C1"/>
    <w:rsid w:val="00180AA7"/>
    <w:rsid w:val="00180D4D"/>
    <w:rsid w:val="00181C81"/>
    <w:rsid w:val="00181CEC"/>
    <w:rsid w:val="00181D6B"/>
    <w:rsid w:val="00181F66"/>
    <w:rsid w:val="00182BDF"/>
    <w:rsid w:val="00183689"/>
    <w:rsid w:val="001843FA"/>
    <w:rsid w:val="001844CC"/>
    <w:rsid w:val="001844E1"/>
    <w:rsid w:val="001846A0"/>
    <w:rsid w:val="00184BB1"/>
    <w:rsid w:val="00184D99"/>
    <w:rsid w:val="00185003"/>
    <w:rsid w:val="00185A8C"/>
    <w:rsid w:val="00186A91"/>
    <w:rsid w:val="0018742B"/>
    <w:rsid w:val="001876E0"/>
    <w:rsid w:val="00187A4B"/>
    <w:rsid w:val="00190373"/>
    <w:rsid w:val="00190598"/>
    <w:rsid w:val="00190A85"/>
    <w:rsid w:val="00190B42"/>
    <w:rsid w:val="00190EC5"/>
    <w:rsid w:val="001913B3"/>
    <w:rsid w:val="00191532"/>
    <w:rsid w:val="00191AD4"/>
    <w:rsid w:val="001935D9"/>
    <w:rsid w:val="00195179"/>
    <w:rsid w:val="0019665C"/>
    <w:rsid w:val="001A0146"/>
    <w:rsid w:val="001A0851"/>
    <w:rsid w:val="001A13BB"/>
    <w:rsid w:val="001A1CCB"/>
    <w:rsid w:val="001A3013"/>
    <w:rsid w:val="001A38C5"/>
    <w:rsid w:val="001A45C2"/>
    <w:rsid w:val="001A5E7D"/>
    <w:rsid w:val="001A694C"/>
    <w:rsid w:val="001A79DD"/>
    <w:rsid w:val="001A7EEC"/>
    <w:rsid w:val="001B0500"/>
    <w:rsid w:val="001B1450"/>
    <w:rsid w:val="001B1523"/>
    <w:rsid w:val="001B198E"/>
    <w:rsid w:val="001B2205"/>
    <w:rsid w:val="001B26A9"/>
    <w:rsid w:val="001B26CB"/>
    <w:rsid w:val="001B2BF0"/>
    <w:rsid w:val="001B2CD2"/>
    <w:rsid w:val="001B3854"/>
    <w:rsid w:val="001B43E4"/>
    <w:rsid w:val="001B4B5E"/>
    <w:rsid w:val="001B52A6"/>
    <w:rsid w:val="001B706A"/>
    <w:rsid w:val="001B77F6"/>
    <w:rsid w:val="001C0018"/>
    <w:rsid w:val="001C02A6"/>
    <w:rsid w:val="001C0DCE"/>
    <w:rsid w:val="001C1D4A"/>
    <w:rsid w:val="001C2C88"/>
    <w:rsid w:val="001C2CBE"/>
    <w:rsid w:val="001C3385"/>
    <w:rsid w:val="001C38E4"/>
    <w:rsid w:val="001C3E52"/>
    <w:rsid w:val="001C4234"/>
    <w:rsid w:val="001C4351"/>
    <w:rsid w:val="001C459B"/>
    <w:rsid w:val="001C6113"/>
    <w:rsid w:val="001C63D3"/>
    <w:rsid w:val="001C70EE"/>
    <w:rsid w:val="001C7307"/>
    <w:rsid w:val="001C7914"/>
    <w:rsid w:val="001D098E"/>
    <w:rsid w:val="001D1323"/>
    <w:rsid w:val="001D1710"/>
    <w:rsid w:val="001D1BE2"/>
    <w:rsid w:val="001D201C"/>
    <w:rsid w:val="001D21BF"/>
    <w:rsid w:val="001D241F"/>
    <w:rsid w:val="001D3749"/>
    <w:rsid w:val="001D416C"/>
    <w:rsid w:val="001D425A"/>
    <w:rsid w:val="001D431C"/>
    <w:rsid w:val="001D4460"/>
    <w:rsid w:val="001D4809"/>
    <w:rsid w:val="001D4CDD"/>
    <w:rsid w:val="001D5251"/>
    <w:rsid w:val="001D6AB3"/>
    <w:rsid w:val="001D7C22"/>
    <w:rsid w:val="001E16F1"/>
    <w:rsid w:val="001E20B4"/>
    <w:rsid w:val="001E2121"/>
    <w:rsid w:val="001E228D"/>
    <w:rsid w:val="001E2F15"/>
    <w:rsid w:val="001E3707"/>
    <w:rsid w:val="001E3F4A"/>
    <w:rsid w:val="001E420E"/>
    <w:rsid w:val="001E4B30"/>
    <w:rsid w:val="001E4E43"/>
    <w:rsid w:val="001E4F40"/>
    <w:rsid w:val="001E5882"/>
    <w:rsid w:val="001E6574"/>
    <w:rsid w:val="001E6A02"/>
    <w:rsid w:val="001E7715"/>
    <w:rsid w:val="001F00D5"/>
    <w:rsid w:val="001F04AF"/>
    <w:rsid w:val="001F1C34"/>
    <w:rsid w:val="001F2396"/>
    <w:rsid w:val="001F2FC5"/>
    <w:rsid w:val="001F3420"/>
    <w:rsid w:val="001F34C5"/>
    <w:rsid w:val="001F3D5C"/>
    <w:rsid w:val="001F62F5"/>
    <w:rsid w:val="001F7BAC"/>
    <w:rsid w:val="002002D2"/>
    <w:rsid w:val="00200592"/>
    <w:rsid w:val="00202099"/>
    <w:rsid w:val="00202595"/>
    <w:rsid w:val="00202E16"/>
    <w:rsid w:val="00203111"/>
    <w:rsid w:val="00203312"/>
    <w:rsid w:val="002034FE"/>
    <w:rsid w:val="00203934"/>
    <w:rsid w:val="00205EFC"/>
    <w:rsid w:val="00206102"/>
    <w:rsid w:val="00206B0C"/>
    <w:rsid w:val="00207A1C"/>
    <w:rsid w:val="00207FAB"/>
    <w:rsid w:val="00210D22"/>
    <w:rsid w:val="00210ED3"/>
    <w:rsid w:val="0021104C"/>
    <w:rsid w:val="00212353"/>
    <w:rsid w:val="00212B3C"/>
    <w:rsid w:val="00212FED"/>
    <w:rsid w:val="00213731"/>
    <w:rsid w:val="00214491"/>
    <w:rsid w:val="00214F03"/>
    <w:rsid w:val="00215744"/>
    <w:rsid w:val="00215770"/>
    <w:rsid w:val="00215E05"/>
    <w:rsid w:val="00215EC8"/>
    <w:rsid w:val="00216C29"/>
    <w:rsid w:val="002179F1"/>
    <w:rsid w:val="00217A4B"/>
    <w:rsid w:val="002203E3"/>
    <w:rsid w:val="002205EF"/>
    <w:rsid w:val="00220B08"/>
    <w:rsid w:val="00220DBE"/>
    <w:rsid w:val="00221B6D"/>
    <w:rsid w:val="00222EF8"/>
    <w:rsid w:val="00226155"/>
    <w:rsid w:val="00226AF6"/>
    <w:rsid w:val="00226E0A"/>
    <w:rsid w:val="00227277"/>
    <w:rsid w:val="00227693"/>
    <w:rsid w:val="00227918"/>
    <w:rsid w:val="00227FD7"/>
    <w:rsid w:val="002301EE"/>
    <w:rsid w:val="00230367"/>
    <w:rsid w:val="00230404"/>
    <w:rsid w:val="00230921"/>
    <w:rsid w:val="00230FE6"/>
    <w:rsid w:val="002315CF"/>
    <w:rsid w:val="002327F6"/>
    <w:rsid w:val="00233694"/>
    <w:rsid w:val="0023387B"/>
    <w:rsid w:val="002341B0"/>
    <w:rsid w:val="002343AC"/>
    <w:rsid w:val="00234477"/>
    <w:rsid w:val="00235450"/>
    <w:rsid w:val="002364DD"/>
    <w:rsid w:val="00236507"/>
    <w:rsid w:val="00236CAD"/>
    <w:rsid w:val="0023727E"/>
    <w:rsid w:val="0024045E"/>
    <w:rsid w:val="002411E9"/>
    <w:rsid w:val="00241601"/>
    <w:rsid w:val="0024198C"/>
    <w:rsid w:val="002420C8"/>
    <w:rsid w:val="002420F2"/>
    <w:rsid w:val="00242897"/>
    <w:rsid w:val="002434E4"/>
    <w:rsid w:val="00244083"/>
    <w:rsid w:val="002441D7"/>
    <w:rsid w:val="00244706"/>
    <w:rsid w:val="00244C10"/>
    <w:rsid w:val="0024635D"/>
    <w:rsid w:val="0024705F"/>
    <w:rsid w:val="00250152"/>
    <w:rsid w:val="002507FA"/>
    <w:rsid w:val="00250A8D"/>
    <w:rsid w:val="00251B21"/>
    <w:rsid w:val="0025355E"/>
    <w:rsid w:val="0025579F"/>
    <w:rsid w:val="00256892"/>
    <w:rsid w:val="002572BD"/>
    <w:rsid w:val="002577D1"/>
    <w:rsid w:val="0025782C"/>
    <w:rsid w:val="00257E44"/>
    <w:rsid w:val="00257E6C"/>
    <w:rsid w:val="002605FD"/>
    <w:rsid w:val="00261A09"/>
    <w:rsid w:val="00262094"/>
    <w:rsid w:val="00262256"/>
    <w:rsid w:val="00264859"/>
    <w:rsid w:val="00264C8E"/>
    <w:rsid w:val="00264CE5"/>
    <w:rsid w:val="00265107"/>
    <w:rsid w:val="00265701"/>
    <w:rsid w:val="00266BDF"/>
    <w:rsid w:val="002674B6"/>
    <w:rsid w:val="002679C2"/>
    <w:rsid w:val="002703B6"/>
    <w:rsid w:val="00270752"/>
    <w:rsid w:val="0027299C"/>
    <w:rsid w:val="002735CF"/>
    <w:rsid w:val="002737C0"/>
    <w:rsid w:val="00275DFE"/>
    <w:rsid w:val="00276163"/>
    <w:rsid w:val="002765E0"/>
    <w:rsid w:val="00276D1D"/>
    <w:rsid w:val="00276D46"/>
    <w:rsid w:val="00276EC8"/>
    <w:rsid w:val="00280A0F"/>
    <w:rsid w:val="00280A3D"/>
    <w:rsid w:val="0028145F"/>
    <w:rsid w:val="00281D43"/>
    <w:rsid w:val="00282882"/>
    <w:rsid w:val="00282D57"/>
    <w:rsid w:val="00282EC3"/>
    <w:rsid w:val="00282F60"/>
    <w:rsid w:val="00282FD7"/>
    <w:rsid w:val="00283966"/>
    <w:rsid w:val="00283C25"/>
    <w:rsid w:val="00284673"/>
    <w:rsid w:val="00284C10"/>
    <w:rsid w:val="00285137"/>
    <w:rsid w:val="0028560C"/>
    <w:rsid w:val="002872C2"/>
    <w:rsid w:val="00287BF9"/>
    <w:rsid w:val="00287E2F"/>
    <w:rsid w:val="00290749"/>
    <w:rsid w:val="002911FF"/>
    <w:rsid w:val="0029246F"/>
    <w:rsid w:val="00292639"/>
    <w:rsid w:val="002937D0"/>
    <w:rsid w:val="00293ED4"/>
    <w:rsid w:val="0029426C"/>
    <w:rsid w:val="00295155"/>
    <w:rsid w:val="002958DB"/>
    <w:rsid w:val="0029746D"/>
    <w:rsid w:val="002A0A2A"/>
    <w:rsid w:val="002A0F69"/>
    <w:rsid w:val="002A15AA"/>
    <w:rsid w:val="002A27EE"/>
    <w:rsid w:val="002A2CEF"/>
    <w:rsid w:val="002A368D"/>
    <w:rsid w:val="002A3FF9"/>
    <w:rsid w:val="002A471F"/>
    <w:rsid w:val="002A4C73"/>
    <w:rsid w:val="002A527E"/>
    <w:rsid w:val="002A5C84"/>
    <w:rsid w:val="002A6051"/>
    <w:rsid w:val="002A6DD1"/>
    <w:rsid w:val="002B023F"/>
    <w:rsid w:val="002B047B"/>
    <w:rsid w:val="002B0898"/>
    <w:rsid w:val="002B0EE3"/>
    <w:rsid w:val="002B0F5A"/>
    <w:rsid w:val="002B1459"/>
    <w:rsid w:val="002B22E6"/>
    <w:rsid w:val="002B25D9"/>
    <w:rsid w:val="002B2AD4"/>
    <w:rsid w:val="002B2C2F"/>
    <w:rsid w:val="002B4BA1"/>
    <w:rsid w:val="002B57A2"/>
    <w:rsid w:val="002B5DCB"/>
    <w:rsid w:val="002B61AB"/>
    <w:rsid w:val="002C14EB"/>
    <w:rsid w:val="002C1C65"/>
    <w:rsid w:val="002C2F11"/>
    <w:rsid w:val="002C3206"/>
    <w:rsid w:val="002C358D"/>
    <w:rsid w:val="002C40C6"/>
    <w:rsid w:val="002C47AA"/>
    <w:rsid w:val="002C4D2E"/>
    <w:rsid w:val="002C4EB5"/>
    <w:rsid w:val="002C533A"/>
    <w:rsid w:val="002C617F"/>
    <w:rsid w:val="002C6203"/>
    <w:rsid w:val="002C6637"/>
    <w:rsid w:val="002C707B"/>
    <w:rsid w:val="002C74AF"/>
    <w:rsid w:val="002C7DDB"/>
    <w:rsid w:val="002C7F6E"/>
    <w:rsid w:val="002D15DA"/>
    <w:rsid w:val="002D3BD8"/>
    <w:rsid w:val="002D4142"/>
    <w:rsid w:val="002D4334"/>
    <w:rsid w:val="002D5E45"/>
    <w:rsid w:val="002D6139"/>
    <w:rsid w:val="002D7400"/>
    <w:rsid w:val="002E0395"/>
    <w:rsid w:val="002E05B9"/>
    <w:rsid w:val="002E0EEE"/>
    <w:rsid w:val="002E0FCF"/>
    <w:rsid w:val="002E3076"/>
    <w:rsid w:val="002E31A8"/>
    <w:rsid w:val="002E3D7A"/>
    <w:rsid w:val="002E4C1A"/>
    <w:rsid w:val="002E4DD6"/>
    <w:rsid w:val="002E50E6"/>
    <w:rsid w:val="002E524D"/>
    <w:rsid w:val="002E70A3"/>
    <w:rsid w:val="002E716A"/>
    <w:rsid w:val="002E7D2E"/>
    <w:rsid w:val="002F0BCA"/>
    <w:rsid w:val="002F20FB"/>
    <w:rsid w:val="002F216A"/>
    <w:rsid w:val="002F227E"/>
    <w:rsid w:val="002F2778"/>
    <w:rsid w:val="002F39C8"/>
    <w:rsid w:val="002F462F"/>
    <w:rsid w:val="002F4B45"/>
    <w:rsid w:val="002F4C69"/>
    <w:rsid w:val="002F4F58"/>
    <w:rsid w:val="002F5781"/>
    <w:rsid w:val="002F5CBC"/>
    <w:rsid w:val="002F5E26"/>
    <w:rsid w:val="002F628E"/>
    <w:rsid w:val="002F676F"/>
    <w:rsid w:val="002F7FD8"/>
    <w:rsid w:val="00300CF5"/>
    <w:rsid w:val="003041A4"/>
    <w:rsid w:val="00304D64"/>
    <w:rsid w:val="00304F32"/>
    <w:rsid w:val="00305732"/>
    <w:rsid w:val="00305831"/>
    <w:rsid w:val="00305886"/>
    <w:rsid w:val="003058BB"/>
    <w:rsid w:val="0030593B"/>
    <w:rsid w:val="00305C11"/>
    <w:rsid w:val="003075D3"/>
    <w:rsid w:val="00307792"/>
    <w:rsid w:val="003079A6"/>
    <w:rsid w:val="00307AC3"/>
    <w:rsid w:val="00307DB0"/>
    <w:rsid w:val="00310752"/>
    <w:rsid w:val="00310871"/>
    <w:rsid w:val="00310BF8"/>
    <w:rsid w:val="00310D4E"/>
    <w:rsid w:val="0031218E"/>
    <w:rsid w:val="0031274B"/>
    <w:rsid w:val="00312DAD"/>
    <w:rsid w:val="0031372F"/>
    <w:rsid w:val="00313A66"/>
    <w:rsid w:val="00313FA8"/>
    <w:rsid w:val="00314586"/>
    <w:rsid w:val="0031502C"/>
    <w:rsid w:val="0031596C"/>
    <w:rsid w:val="003166B3"/>
    <w:rsid w:val="00316869"/>
    <w:rsid w:val="0031690D"/>
    <w:rsid w:val="003179A9"/>
    <w:rsid w:val="00317E4F"/>
    <w:rsid w:val="0032163A"/>
    <w:rsid w:val="00322A4F"/>
    <w:rsid w:val="00322D7D"/>
    <w:rsid w:val="00322DC8"/>
    <w:rsid w:val="00323306"/>
    <w:rsid w:val="00324705"/>
    <w:rsid w:val="00325864"/>
    <w:rsid w:val="003271A7"/>
    <w:rsid w:val="00327B19"/>
    <w:rsid w:val="003307DA"/>
    <w:rsid w:val="00330841"/>
    <w:rsid w:val="00330936"/>
    <w:rsid w:val="00331306"/>
    <w:rsid w:val="00331C4E"/>
    <w:rsid w:val="00331E14"/>
    <w:rsid w:val="00332582"/>
    <w:rsid w:val="003328E8"/>
    <w:rsid w:val="003329BC"/>
    <w:rsid w:val="003330AC"/>
    <w:rsid w:val="003345D4"/>
    <w:rsid w:val="0033565B"/>
    <w:rsid w:val="00336383"/>
    <w:rsid w:val="00336717"/>
    <w:rsid w:val="00340683"/>
    <w:rsid w:val="00340BD7"/>
    <w:rsid w:val="0034134F"/>
    <w:rsid w:val="0034163B"/>
    <w:rsid w:val="00342208"/>
    <w:rsid w:val="00342AC0"/>
    <w:rsid w:val="00342D42"/>
    <w:rsid w:val="0034309C"/>
    <w:rsid w:val="00344B12"/>
    <w:rsid w:val="00345238"/>
    <w:rsid w:val="003454E8"/>
    <w:rsid w:val="00345B78"/>
    <w:rsid w:val="00345C99"/>
    <w:rsid w:val="00345E85"/>
    <w:rsid w:val="00346298"/>
    <w:rsid w:val="0034631D"/>
    <w:rsid w:val="00347047"/>
    <w:rsid w:val="003472D5"/>
    <w:rsid w:val="003474AD"/>
    <w:rsid w:val="0034756E"/>
    <w:rsid w:val="0034FF70"/>
    <w:rsid w:val="00350553"/>
    <w:rsid w:val="00350A61"/>
    <w:rsid w:val="00350D36"/>
    <w:rsid w:val="00351A89"/>
    <w:rsid w:val="00352400"/>
    <w:rsid w:val="00352587"/>
    <w:rsid w:val="00352768"/>
    <w:rsid w:val="00352A22"/>
    <w:rsid w:val="00353027"/>
    <w:rsid w:val="003530CA"/>
    <w:rsid w:val="0035313D"/>
    <w:rsid w:val="00354722"/>
    <w:rsid w:val="00354DBA"/>
    <w:rsid w:val="003555DA"/>
    <w:rsid w:val="00355BE8"/>
    <w:rsid w:val="00355F9D"/>
    <w:rsid w:val="003563F0"/>
    <w:rsid w:val="00356486"/>
    <w:rsid w:val="003567BB"/>
    <w:rsid w:val="00356DBE"/>
    <w:rsid w:val="00356E11"/>
    <w:rsid w:val="003579CD"/>
    <w:rsid w:val="00357DA5"/>
    <w:rsid w:val="00357EAE"/>
    <w:rsid w:val="0036000A"/>
    <w:rsid w:val="00360437"/>
    <w:rsid w:val="0036097F"/>
    <w:rsid w:val="00360FF6"/>
    <w:rsid w:val="00361288"/>
    <w:rsid w:val="003621BC"/>
    <w:rsid w:val="0036228D"/>
    <w:rsid w:val="00362FDD"/>
    <w:rsid w:val="003632F1"/>
    <w:rsid w:val="00363F12"/>
    <w:rsid w:val="00364D58"/>
    <w:rsid w:val="00365953"/>
    <w:rsid w:val="003665AC"/>
    <w:rsid w:val="003673FF"/>
    <w:rsid w:val="00367F44"/>
    <w:rsid w:val="00371421"/>
    <w:rsid w:val="003723D6"/>
    <w:rsid w:val="00372833"/>
    <w:rsid w:val="003729D4"/>
    <w:rsid w:val="0037336F"/>
    <w:rsid w:val="0037395C"/>
    <w:rsid w:val="00373CEB"/>
    <w:rsid w:val="0037408F"/>
    <w:rsid w:val="00374111"/>
    <w:rsid w:val="0037457D"/>
    <w:rsid w:val="00374AED"/>
    <w:rsid w:val="00374B84"/>
    <w:rsid w:val="00375248"/>
    <w:rsid w:val="00375992"/>
    <w:rsid w:val="00377B0B"/>
    <w:rsid w:val="0038175E"/>
    <w:rsid w:val="00381885"/>
    <w:rsid w:val="003823BB"/>
    <w:rsid w:val="00382645"/>
    <w:rsid w:val="0038413D"/>
    <w:rsid w:val="0038444E"/>
    <w:rsid w:val="00384A20"/>
    <w:rsid w:val="0038530C"/>
    <w:rsid w:val="003854D8"/>
    <w:rsid w:val="00385571"/>
    <w:rsid w:val="00385960"/>
    <w:rsid w:val="00385D61"/>
    <w:rsid w:val="00386E79"/>
    <w:rsid w:val="003875C7"/>
    <w:rsid w:val="00390046"/>
    <w:rsid w:val="00390417"/>
    <w:rsid w:val="00390F63"/>
    <w:rsid w:val="003912BD"/>
    <w:rsid w:val="00392273"/>
    <w:rsid w:val="0039242F"/>
    <w:rsid w:val="003928C8"/>
    <w:rsid w:val="00392C64"/>
    <w:rsid w:val="003932A4"/>
    <w:rsid w:val="003933F6"/>
    <w:rsid w:val="003934D1"/>
    <w:rsid w:val="00393687"/>
    <w:rsid w:val="00393714"/>
    <w:rsid w:val="00394A19"/>
    <w:rsid w:val="00394ED8"/>
    <w:rsid w:val="0039513D"/>
    <w:rsid w:val="003955D8"/>
    <w:rsid w:val="00395EEC"/>
    <w:rsid w:val="003963DF"/>
    <w:rsid w:val="00397C95"/>
    <w:rsid w:val="003A0019"/>
    <w:rsid w:val="003A00B3"/>
    <w:rsid w:val="003A032D"/>
    <w:rsid w:val="003A0CD0"/>
    <w:rsid w:val="003A0DDC"/>
    <w:rsid w:val="003A14B0"/>
    <w:rsid w:val="003A169B"/>
    <w:rsid w:val="003A251C"/>
    <w:rsid w:val="003A33D3"/>
    <w:rsid w:val="003A384C"/>
    <w:rsid w:val="003A538E"/>
    <w:rsid w:val="003A75E8"/>
    <w:rsid w:val="003B0436"/>
    <w:rsid w:val="003B0471"/>
    <w:rsid w:val="003B0A9F"/>
    <w:rsid w:val="003B0B18"/>
    <w:rsid w:val="003B114F"/>
    <w:rsid w:val="003B240A"/>
    <w:rsid w:val="003B27C8"/>
    <w:rsid w:val="003B2D6F"/>
    <w:rsid w:val="003B2F62"/>
    <w:rsid w:val="003B4015"/>
    <w:rsid w:val="003B4109"/>
    <w:rsid w:val="003B517A"/>
    <w:rsid w:val="003B53B4"/>
    <w:rsid w:val="003B5C5C"/>
    <w:rsid w:val="003B5CB0"/>
    <w:rsid w:val="003B69C7"/>
    <w:rsid w:val="003B7803"/>
    <w:rsid w:val="003B7C42"/>
    <w:rsid w:val="003B7F03"/>
    <w:rsid w:val="003C01CF"/>
    <w:rsid w:val="003C03AC"/>
    <w:rsid w:val="003C04E7"/>
    <w:rsid w:val="003C06A8"/>
    <w:rsid w:val="003C1457"/>
    <w:rsid w:val="003C1DA8"/>
    <w:rsid w:val="003C1F04"/>
    <w:rsid w:val="003C2F6F"/>
    <w:rsid w:val="003C3337"/>
    <w:rsid w:val="003C4812"/>
    <w:rsid w:val="003C4886"/>
    <w:rsid w:val="003C6209"/>
    <w:rsid w:val="003C6A04"/>
    <w:rsid w:val="003C7F43"/>
    <w:rsid w:val="003D1B04"/>
    <w:rsid w:val="003D22E0"/>
    <w:rsid w:val="003D2329"/>
    <w:rsid w:val="003D29B6"/>
    <w:rsid w:val="003D2C59"/>
    <w:rsid w:val="003D2C87"/>
    <w:rsid w:val="003D2DCB"/>
    <w:rsid w:val="003D3676"/>
    <w:rsid w:val="003D5FFE"/>
    <w:rsid w:val="003D6AA4"/>
    <w:rsid w:val="003D6CCF"/>
    <w:rsid w:val="003D6FA9"/>
    <w:rsid w:val="003D7771"/>
    <w:rsid w:val="003D7BD7"/>
    <w:rsid w:val="003E0A78"/>
    <w:rsid w:val="003E0F3B"/>
    <w:rsid w:val="003E1886"/>
    <w:rsid w:val="003E19A3"/>
    <w:rsid w:val="003E2D6D"/>
    <w:rsid w:val="003E3114"/>
    <w:rsid w:val="003E58C5"/>
    <w:rsid w:val="003E667D"/>
    <w:rsid w:val="003E7F67"/>
    <w:rsid w:val="003E7F9D"/>
    <w:rsid w:val="003F0C8E"/>
    <w:rsid w:val="003F17D1"/>
    <w:rsid w:val="003F17E7"/>
    <w:rsid w:val="003F2CE0"/>
    <w:rsid w:val="003F450E"/>
    <w:rsid w:val="003F52E2"/>
    <w:rsid w:val="003F6060"/>
    <w:rsid w:val="003F66CC"/>
    <w:rsid w:val="003F75DA"/>
    <w:rsid w:val="003F76B5"/>
    <w:rsid w:val="003F7C27"/>
    <w:rsid w:val="0040028D"/>
    <w:rsid w:val="004010D9"/>
    <w:rsid w:val="0040270A"/>
    <w:rsid w:val="004035B3"/>
    <w:rsid w:val="0040462F"/>
    <w:rsid w:val="0040482F"/>
    <w:rsid w:val="00404FD0"/>
    <w:rsid w:val="00405CA7"/>
    <w:rsid w:val="00405E04"/>
    <w:rsid w:val="0040634F"/>
    <w:rsid w:val="004064F3"/>
    <w:rsid w:val="00406D0D"/>
    <w:rsid w:val="00407025"/>
    <w:rsid w:val="004074E9"/>
    <w:rsid w:val="0040792A"/>
    <w:rsid w:val="00407D77"/>
    <w:rsid w:val="004102EB"/>
    <w:rsid w:val="00411005"/>
    <w:rsid w:val="00411845"/>
    <w:rsid w:val="00412627"/>
    <w:rsid w:val="00413551"/>
    <w:rsid w:val="00413B85"/>
    <w:rsid w:val="00413E8D"/>
    <w:rsid w:val="004151AC"/>
    <w:rsid w:val="00415316"/>
    <w:rsid w:val="00415434"/>
    <w:rsid w:val="0041627C"/>
    <w:rsid w:val="004166FA"/>
    <w:rsid w:val="00417306"/>
    <w:rsid w:val="00417318"/>
    <w:rsid w:val="0041775A"/>
    <w:rsid w:val="00417BE9"/>
    <w:rsid w:val="0042029A"/>
    <w:rsid w:val="0042036A"/>
    <w:rsid w:val="0042131D"/>
    <w:rsid w:val="004214F9"/>
    <w:rsid w:val="0042165E"/>
    <w:rsid w:val="004236DA"/>
    <w:rsid w:val="0042463C"/>
    <w:rsid w:val="00424C67"/>
    <w:rsid w:val="00425845"/>
    <w:rsid w:val="00425906"/>
    <w:rsid w:val="004262B1"/>
    <w:rsid w:val="00426920"/>
    <w:rsid w:val="00430677"/>
    <w:rsid w:val="00430898"/>
    <w:rsid w:val="00431D61"/>
    <w:rsid w:val="00431F31"/>
    <w:rsid w:val="0043236B"/>
    <w:rsid w:val="0043319B"/>
    <w:rsid w:val="00433754"/>
    <w:rsid w:val="00433764"/>
    <w:rsid w:val="00433B13"/>
    <w:rsid w:val="00433C0F"/>
    <w:rsid w:val="004344B0"/>
    <w:rsid w:val="00434D34"/>
    <w:rsid w:val="00434D43"/>
    <w:rsid w:val="00434DD3"/>
    <w:rsid w:val="00435C56"/>
    <w:rsid w:val="00435ED3"/>
    <w:rsid w:val="00435F45"/>
    <w:rsid w:val="004363E9"/>
    <w:rsid w:val="00436517"/>
    <w:rsid w:val="0043755F"/>
    <w:rsid w:val="004403AE"/>
    <w:rsid w:val="00440C2E"/>
    <w:rsid w:val="00440E43"/>
    <w:rsid w:val="00441095"/>
    <w:rsid w:val="00441204"/>
    <w:rsid w:val="004426F4"/>
    <w:rsid w:val="004432C2"/>
    <w:rsid w:val="00443E49"/>
    <w:rsid w:val="0044422D"/>
    <w:rsid w:val="0044434E"/>
    <w:rsid w:val="004454AE"/>
    <w:rsid w:val="00445962"/>
    <w:rsid w:val="004463EB"/>
    <w:rsid w:val="00446789"/>
    <w:rsid w:val="0044688E"/>
    <w:rsid w:val="00446E79"/>
    <w:rsid w:val="00450622"/>
    <w:rsid w:val="00450935"/>
    <w:rsid w:val="004526AA"/>
    <w:rsid w:val="004526CD"/>
    <w:rsid w:val="00453158"/>
    <w:rsid w:val="004537B3"/>
    <w:rsid w:val="0045396D"/>
    <w:rsid w:val="00453A46"/>
    <w:rsid w:val="00454CF8"/>
    <w:rsid w:val="00454F6F"/>
    <w:rsid w:val="00454FAA"/>
    <w:rsid w:val="00456CC0"/>
    <w:rsid w:val="00456D2C"/>
    <w:rsid w:val="00456F60"/>
    <w:rsid w:val="00457D9F"/>
    <w:rsid w:val="00460164"/>
    <w:rsid w:val="00460810"/>
    <w:rsid w:val="004617C7"/>
    <w:rsid w:val="00461DDA"/>
    <w:rsid w:val="0046294E"/>
    <w:rsid w:val="00464189"/>
    <w:rsid w:val="00464301"/>
    <w:rsid w:val="0046476F"/>
    <w:rsid w:val="004649BC"/>
    <w:rsid w:val="00464C4E"/>
    <w:rsid w:val="004651BD"/>
    <w:rsid w:val="00466CF9"/>
    <w:rsid w:val="00466F26"/>
    <w:rsid w:val="00467728"/>
    <w:rsid w:val="0046781A"/>
    <w:rsid w:val="004701F9"/>
    <w:rsid w:val="00470C62"/>
    <w:rsid w:val="004717D9"/>
    <w:rsid w:val="0047196C"/>
    <w:rsid w:val="00472345"/>
    <w:rsid w:val="004733FB"/>
    <w:rsid w:val="00473500"/>
    <w:rsid w:val="00474EB1"/>
    <w:rsid w:val="00474F49"/>
    <w:rsid w:val="00475794"/>
    <w:rsid w:val="00475C21"/>
    <w:rsid w:val="00476B0A"/>
    <w:rsid w:val="00476E4A"/>
    <w:rsid w:val="004774A7"/>
    <w:rsid w:val="00477555"/>
    <w:rsid w:val="00477F4D"/>
    <w:rsid w:val="00480624"/>
    <w:rsid w:val="0048062C"/>
    <w:rsid w:val="0048094C"/>
    <w:rsid w:val="00480D9A"/>
    <w:rsid w:val="00482618"/>
    <w:rsid w:val="0048271F"/>
    <w:rsid w:val="00483800"/>
    <w:rsid w:val="00483D5A"/>
    <w:rsid w:val="004845E2"/>
    <w:rsid w:val="00484F16"/>
    <w:rsid w:val="00485458"/>
    <w:rsid w:val="00485D5E"/>
    <w:rsid w:val="00486CAE"/>
    <w:rsid w:val="0049043C"/>
    <w:rsid w:val="00490DEA"/>
    <w:rsid w:val="00491930"/>
    <w:rsid w:val="0049259B"/>
    <w:rsid w:val="00492C12"/>
    <w:rsid w:val="004931F9"/>
    <w:rsid w:val="0049325C"/>
    <w:rsid w:val="004948F4"/>
    <w:rsid w:val="00495211"/>
    <w:rsid w:val="00495608"/>
    <w:rsid w:val="00496294"/>
    <w:rsid w:val="004967B2"/>
    <w:rsid w:val="00496AE4"/>
    <w:rsid w:val="00497542"/>
    <w:rsid w:val="00497B08"/>
    <w:rsid w:val="004A0038"/>
    <w:rsid w:val="004A055A"/>
    <w:rsid w:val="004A1942"/>
    <w:rsid w:val="004A198E"/>
    <w:rsid w:val="004A239B"/>
    <w:rsid w:val="004A2FBB"/>
    <w:rsid w:val="004A383F"/>
    <w:rsid w:val="004A4098"/>
    <w:rsid w:val="004A4D32"/>
    <w:rsid w:val="004A51B4"/>
    <w:rsid w:val="004A63E3"/>
    <w:rsid w:val="004A7464"/>
    <w:rsid w:val="004A78BF"/>
    <w:rsid w:val="004A79F4"/>
    <w:rsid w:val="004B04B1"/>
    <w:rsid w:val="004B1617"/>
    <w:rsid w:val="004B273F"/>
    <w:rsid w:val="004B2EDB"/>
    <w:rsid w:val="004B41FF"/>
    <w:rsid w:val="004B491A"/>
    <w:rsid w:val="004B572E"/>
    <w:rsid w:val="004B5D81"/>
    <w:rsid w:val="004B6B17"/>
    <w:rsid w:val="004B6E9D"/>
    <w:rsid w:val="004C0B59"/>
    <w:rsid w:val="004C113D"/>
    <w:rsid w:val="004C1D54"/>
    <w:rsid w:val="004C219E"/>
    <w:rsid w:val="004C3078"/>
    <w:rsid w:val="004C3765"/>
    <w:rsid w:val="004C41A8"/>
    <w:rsid w:val="004C47BC"/>
    <w:rsid w:val="004C57D5"/>
    <w:rsid w:val="004C6635"/>
    <w:rsid w:val="004C73B3"/>
    <w:rsid w:val="004C7F90"/>
    <w:rsid w:val="004D072C"/>
    <w:rsid w:val="004D08AB"/>
    <w:rsid w:val="004D14F4"/>
    <w:rsid w:val="004D164A"/>
    <w:rsid w:val="004D2396"/>
    <w:rsid w:val="004D30F8"/>
    <w:rsid w:val="004D3117"/>
    <w:rsid w:val="004D371D"/>
    <w:rsid w:val="004D38E1"/>
    <w:rsid w:val="004D4172"/>
    <w:rsid w:val="004D5B23"/>
    <w:rsid w:val="004D6530"/>
    <w:rsid w:val="004D7325"/>
    <w:rsid w:val="004D781E"/>
    <w:rsid w:val="004E14DA"/>
    <w:rsid w:val="004E15A1"/>
    <w:rsid w:val="004E27B9"/>
    <w:rsid w:val="004E2C48"/>
    <w:rsid w:val="004E4574"/>
    <w:rsid w:val="004E45C8"/>
    <w:rsid w:val="004E46B8"/>
    <w:rsid w:val="004E510A"/>
    <w:rsid w:val="004E51FE"/>
    <w:rsid w:val="004E5F16"/>
    <w:rsid w:val="004E644B"/>
    <w:rsid w:val="004E65EE"/>
    <w:rsid w:val="004E6FE6"/>
    <w:rsid w:val="004E6FEE"/>
    <w:rsid w:val="004E70CC"/>
    <w:rsid w:val="004E7897"/>
    <w:rsid w:val="004E7E29"/>
    <w:rsid w:val="004F05CC"/>
    <w:rsid w:val="004F0630"/>
    <w:rsid w:val="004F07B7"/>
    <w:rsid w:val="004F0F80"/>
    <w:rsid w:val="004F1CC1"/>
    <w:rsid w:val="004F22DD"/>
    <w:rsid w:val="004F2E52"/>
    <w:rsid w:val="004F3B56"/>
    <w:rsid w:val="004F41F7"/>
    <w:rsid w:val="004F43FB"/>
    <w:rsid w:val="004F4AD2"/>
    <w:rsid w:val="004F554E"/>
    <w:rsid w:val="004F5711"/>
    <w:rsid w:val="004F748B"/>
    <w:rsid w:val="004F79A6"/>
    <w:rsid w:val="004F7A97"/>
    <w:rsid w:val="00500328"/>
    <w:rsid w:val="00500365"/>
    <w:rsid w:val="00500627"/>
    <w:rsid w:val="005009DF"/>
    <w:rsid w:val="00500ED9"/>
    <w:rsid w:val="005040B7"/>
    <w:rsid w:val="00504AE9"/>
    <w:rsid w:val="00504E44"/>
    <w:rsid w:val="005056E7"/>
    <w:rsid w:val="0050622F"/>
    <w:rsid w:val="0050682E"/>
    <w:rsid w:val="00506848"/>
    <w:rsid w:val="00506E83"/>
    <w:rsid w:val="005078CC"/>
    <w:rsid w:val="00510424"/>
    <w:rsid w:val="00510CDE"/>
    <w:rsid w:val="00511CFB"/>
    <w:rsid w:val="00512E01"/>
    <w:rsid w:val="005130AA"/>
    <w:rsid w:val="0051322F"/>
    <w:rsid w:val="0051345D"/>
    <w:rsid w:val="00513584"/>
    <w:rsid w:val="005136B9"/>
    <w:rsid w:val="0051410B"/>
    <w:rsid w:val="005150A6"/>
    <w:rsid w:val="005150CC"/>
    <w:rsid w:val="0051546A"/>
    <w:rsid w:val="005158B5"/>
    <w:rsid w:val="00515E93"/>
    <w:rsid w:val="00515F89"/>
    <w:rsid w:val="0051642B"/>
    <w:rsid w:val="00516693"/>
    <w:rsid w:val="00516C0C"/>
    <w:rsid w:val="00516FAB"/>
    <w:rsid w:val="0051714D"/>
    <w:rsid w:val="00517806"/>
    <w:rsid w:val="005209F1"/>
    <w:rsid w:val="00520B39"/>
    <w:rsid w:val="00522215"/>
    <w:rsid w:val="00522358"/>
    <w:rsid w:val="00522EC4"/>
    <w:rsid w:val="00523BE6"/>
    <w:rsid w:val="00524E17"/>
    <w:rsid w:val="00525280"/>
    <w:rsid w:val="00526609"/>
    <w:rsid w:val="00527704"/>
    <w:rsid w:val="00527D24"/>
    <w:rsid w:val="005306EC"/>
    <w:rsid w:val="00531328"/>
    <w:rsid w:val="00531CCA"/>
    <w:rsid w:val="0053202C"/>
    <w:rsid w:val="0053295F"/>
    <w:rsid w:val="00533425"/>
    <w:rsid w:val="00533E0A"/>
    <w:rsid w:val="00534516"/>
    <w:rsid w:val="00534631"/>
    <w:rsid w:val="00535A52"/>
    <w:rsid w:val="005370C2"/>
    <w:rsid w:val="00537845"/>
    <w:rsid w:val="0053E2CB"/>
    <w:rsid w:val="00543CA6"/>
    <w:rsid w:val="00543DC8"/>
    <w:rsid w:val="00543E01"/>
    <w:rsid w:val="0054435A"/>
    <w:rsid w:val="00544C11"/>
    <w:rsid w:val="0054572B"/>
    <w:rsid w:val="00545903"/>
    <w:rsid w:val="00546ACD"/>
    <w:rsid w:val="00547267"/>
    <w:rsid w:val="005472FA"/>
    <w:rsid w:val="0054750B"/>
    <w:rsid w:val="00547838"/>
    <w:rsid w:val="00550989"/>
    <w:rsid w:val="005513E2"/>
    <w:rsid w:val="00553B49"/>
    <w:rsid w:val="00553B7D"/>
    <w:rsid w:val="0055468A"/>
    <w:rsid w:val="0055468C"/>
    <w:rsid w:val="00554919"/>
    <w:rsid w:val="0055510F"/>
    <w:rsid w:val="00555715"/>
    <w:rsid w:val="00555F27"/>
    <w:rsid w:val="00556038"/>
    <w:rsid w:val="00556E19"/>
    <w:rsid w:val="00557501"/>
    <w:rsid w:val="00557685"/>
    <w:rsid w:val="00557A39"/>
    <w:rsid w:val="00557E56"/>
    <w:rsid w:val="00560185"/>
    <w:rsid w:val="00560D47"/>
    <w:rsid w:val="00561984"/>
    <w:rsid w:val="00561AA7"/>
    <w:rsid w:val="00561C69"/>
    <w:rsid w:val="00561CEE"/>
    <w:rsid w:val="00562247"/>
    <w:rsid w:val="005629EB"/>
    <w:rsid w:val="00562EB4"/>
    <w:rsid w:val="00562FD0"/>
    <w:rsid w:val="00563901"/>
    <w:rsid w:val="00563DA7"/>
    <w:rsid w:val="005647A4"/>
    <w:rsid w:val="00564B5B"/>
    <w:rsid w:val="005653A5"/>
    <w:rsid w:val="00565573"/>
    <w:rsid w:val="00566F70"/>
    <w:rsid w:val="00566F94"/>
    <w:rsid w:val="0056746F"/>
    <w:rsid w:val="00567D34"/>
    <w:rsid w:val="005700E7"/>
    <w:rsid w:val="005701E7"/>
    <w:rsid w:val="00570220"/>
    <w:rsid w:val="00570311"/>
    <w:rsid w:val="00571B78"/>
    <w:rsid w:val="0057231B"/>
    <w:rsid w:val="0057286B"/>
    <w:rsid w:val="00572CC8"/>
    <w:rsid w:val="00572E8C"/>
    <w:rsid w:val="005737BA"/>
    <w:rsid w:val="005757CF"/>
    <w:rsid w:val="00575821"/>
    <w:rsid w:val="00575A05"/>
    <w:rsid w:val="00576503"/>
    <w:rsid w:val="00576B2A"/>
    <w:rsid w:val="00576DA4"/>
    <w:rsid w:val="00576DCB"/>
    <w:rsid w:val="005776B5"/>
    <w:rsid w:val="0057779E"/>
    <w:rsid w:val="00580E43"/>
    <w:rsid w:val="00582242"/>
    <w:rsid w:val="005831FB"/>
    <w:rsid w:val="0058368F"/>
    <w:rsid w:val="0058376C"/>
    <w:rsid w:val="005840D4"/>
    <w:rsid w:val="005840D6"/>
    <w:rsid w:val="00584D3E"/>
    <w:rsid w:val="00585170"/>
    <w:rsid w:val="00586090"/>
    <w:rsid w:val="005862A5"/>
    <w:rsid w:val="005866F3"/>
    <w:rsid w:val="005868C2"/>
    <w:rsid w:val="005869E0"/>
    <w:rsid w:val="00586C4E"/>
    <w:rsid w:val="00586D92"/>
    <w:rsid w:val="005902C4"/>
    <w:rsid w:val="00590671"/>
    <w:rsid w:val="00590B52"/>
    <w:rsid w:val="00590BC5"/>
    <w:rsid w:val="00590EDF"/>
    <w:rsid w:val="0059254B"/>
    <w:rsid w:val="005929BC"/>
    <w:rsid w:val="00592C77"/>
    <w:rsid w:val="00592D31"/>
    <w:rsid w:val="00592E5E"/>
    <w:rsid w:val="0059319E"/>
    <w:rsid w:val="005935FA"/>
    <w:rsid w:val="0059527A"/>
    <w:rsid w:val="00596963"/>
    <w:rsid w:val="00597492"/>
    <w:rsid w:val="0059797A"/>
    <w:rsid w:val="00597C95"/>
    <w:rsid w:val="005A07CD"/>
    <w:rsid w:val="005A0CB1"/>
    <w:rsid w:val="005A0E12"/>
    <w:rsid w:val="005A1457"/>
    <w:rsid w:val="005A1F48"/>
    <w:rsid w:val="005A2135"/>
    <w:rsid w:val="005A2583"/>
    <w:rsid w:val="005A2EC3"/>
    <w:rsid w:val="005A36AD"/>
    <w:rsid w:val="005A37AE"/>
    <w:rsid w:val="005A3A9E"/>
    <w:rsid w:val="005A5FDF"/>
    <w:rsid w:val="005A626E"/>
    <w:rsid w:val="005A6D80"/>
    <w:rsid w:val="005A70DB"/>
    <w:rsid w:val="005A715F"/>
    <w:rsid w:val="005A72A1"/>
    <w:rsid w:val="005B03D6"/>
    <w:rsid w:val="005B0C47"/>
    <w:rsid w:val="005B1AD4"/>
    <w:rsid w:val="005B26B4"/>
    <w:rsid w:val="005B2F35"/>
    <w:rsid w:val="005B34FE"/>
    <w:rsid w:val="005B3EB2"/>
    <w:rsid w:val="005B62A6"/>
    <w:rsid w:val="005B6C49"/>
    <w:rsid w:val="005B7609"/>
    <w:rsid w:val="005B7874"/>
    <w:rsid w:val="005C0092"/>
    <w:rsid w:val="005C0966"/>
    <w:rsid w:val="005C1A50"/>
    <w:rsid w:val="005C2A97"/>
    <w:rsid w:val="005C2E78"/>
    <w:rsid w:val="005C310F"/>
    <w:rsid w:val="005C32DD"/>
    <w:rsid w:val="005C3A63"/>
    <w:rsid w:val="005C442C"/>
    <w:rsid w:val="005C46D3"/>
    <w:rsid w:val="005C4CF8"/>
    <w:rsid w:val="005C4FF0"/>
    <w:rsid w:val="005C524C"/>
    <w:rsid w:val="005C602D"/>
    <w:rsid w:val="005C6230"/>
    <w:rsid w:val="005C646C"/>
    <w:rsid w:val="005C6A85"/>
    <w:rsid w:val="005C6DA0"/>
    <w:rsid w:val="005C7165"/>
    <w:rsid w:val="005D0784"/>
    <w:rsid w:val="005D09FD"/>
    <w:rsid w:val="005D0E4F"/>
    <w:rsid w:val="005D17FD"/>
    <w:rsid w:val="005D1E0B"/>
    <w:rsid w:val="005D2026"/>
    <w:rsid w:val="005D2466"/>
    <w:rsid w:val="005D31CB"/>
    <w:rsid w:val="005D36C4"/>
    <w:rsid w:val="005D46A8"/>
    <w:rsid w:val="005D48F1"/>
    <w:rsid w:val="005D6D65"/>
    <w:rsid w:val="005D707B"/>
    <w:rsid w:val="005D729C"/>
    <w:rsid w:val="005D7846"/>
    <w:rsid w:val="005D7EF6"/>
    <w:rsid w:val="005E0D15"/>
    <w:rsid w:val="005E1585"/>
    <w:rsid w:val="005E2AAD"/>
    <w:rsid w:val="005E4A73"/>
    <w:rsid w:val="005E4B9B"/>
    <w:rsid w:val="005E5641"/>
    <w:rsid w:val="005E58CF"/>
    <w:rsid w:val="005E6A8B"/>
    <w:rsid w:val="005F114E"/>
    <w:rsid w:val="005F119A"/>
    <w:rsid w:val="005F191A"/>
    <w:rsid w:val="005F19D6"/>
    <w:rsid w:val="005F202D"/>
    <w:rsid w:val="005F2F16"/>
    <w:rsid w:val="005F35E6"/>
    <w:rsid w:val="005F3890"/>
    <w:rsid w:val="005F3A7E"/>
    <w:rsid w:val="005F3F95"/>
    <w:rsid w:val="005F5C9D"/>
    <w:rsid w:val="005F7183"/>
    <w:rsid w:val="005F751A"/>
    <w:rsid w:val="00601363"/>
    <w:rsid w:val="00601490"/>
    <w:rsid w:val="0060190C"/>
    <w:rsid w:val="00601925"/>
    <w:rsid w:val="0060281E"/>
    <w:rsid w:val="00602BE5"/>
    <w:rsid w:val="00603717"/>
    <w:rsid w:val="00603F61"/>
    <w:rsid w:val="00604011"/>
    <w:rsid w:val="00604218"/>
    <w:rsid w:val="00604336"/>
    <w:rsid w:val="00604650"/>
    <w:rsid w:val="00606BFC"/>
    <w:rsid w:val="00607410"/>
    <w:rsid w:val="00607425"/>
    <w:rsid w:val="0061015D"/>
    <w:rsid w:val="006104A3"/>
    <w:rsid w:val="00610AAD"/>
    <w:rsid w:val="0061118E"/>
    <w:rsid w:val="00611B72"/>
    <w:rsid w:val="00611D79"/>
    <w:rsid w:val="00611EFF"/>
    <w:rsid w:val="00612430"/>
    <w:rsid w:val="006125F2"/>
    <w:rsid w:val="006128B9"/>
    <w:rsid w:val="00612DBE"/>
    <w:rsid w:val="006132C8"/>
    <w:rsid w:val="00613666"/>
    <w:rsid w:val="0061413A"/>
    <w:rsid w:val="00614E58"/>
    <w:rsid w:val="006159FE"/>
    <w:rsid w:val="00615A6A"/>
    <w:rsid w:val="00615B19"/>
    <w:rsid w:val="00616024"/>
    <w:rsid w:val="006166CF"/>
    <w:rsid w:val="0061683B"/>
    <w:rsid w:val="00616F90"/>
    <w:rsid w:val="00617926"/>
    <w:rsid w:val="00620155"/>
    <w:rsid w:val="00620A3B"/>
    <w:rsid w:val="00620B65"/>
    <w:rsid w:val="00620EE6"/>
    <w:rsid w:val="00621925"/>
    <w:rsid w:val="00622B9C"/>
    <w:rsid w:val="006230B9"/>
    <w:rsid w:val="006243B5"/>
    <w:rsid w:val="00624737"/>
    <w:rsid w:val="00624773"/>
    <w:rsid w:val="00624D39"/>
    <w:rsid w:val="00624D87"/>
    <w:rsid w:val="00625454"/>
    <w:rsid w:val="00625AA7"/>
    <w:rsid w:val="00626425"/>
    <w:rsid w:val="00627329"/>
    <w:rsid w:val="006277AA"/>
    <w:rsid w:val="0063464C"/>
    <w:rsid w:val="0063472C"/>
    <w:rsid w:val="006357C1"/>
    <w:rsid w:val="00635ADF"/>
    <w:rsid w:val="0063610F"/>
    <w:rsid w:val="00636EB0"/>
    <w:rsid w:val="00637245"/>
    <w:rsid w:val="0063744C"/>
    <w:rsid w:val="00640457"/>
    <w:rsid w:val="00640793"/>
    <w:rsid w:val="00640DEC"/>
    <w:rsid w:val="00641721"/>
    <w:rsid w:val="00641B98"/>
    <w:rsid w:val="00642021"/>
    <w:rsid w:val="00642847"/>
    <w:rsid w:val="0064333C"/>
    <w:rsid w:val="00643C4B"/>
    <w:rsid w:val="00644434"/>
    <w:rsid w:val="00644B82"/>
    <w:rsid w:val="006461AF"/>
    <w:rsid w:val="0064788E"/>
    <w:rsid w:val="00647C56"/>
    <w:rsid w:val="00650317"/>
    <w:rsid w:val="00650DD6"/>
    <w:rsid w:val="00651EB2"/>
    <w:rsid w:val="00652B07"/>
    <w:rsid w:val="006543FF"/>
    <w:rsid w:val="006550B3"/>
    <w:rsid w:val="00655183"/>
    <w:rsid w:val="0065540F"/>
    <w:rsid w:val="00655AFF"/>
    <w:rsid w:val="00655CE0"/>
    <w:rsid w:val="0065603D"/>
    <w:rsid w:val="00656393"/>
    <w:rsid w:val="00656630"/>
    <w:rsid w:val="00656863"/>
    <w:rsid w:val="00656F87"/>
    <w:rsid w:val="00657309"/>
    <w:rsid w:val="0065757B"/>
    <w:rsid w:val="00657EE1"/>
    <w:rsid w:val="00660169"/>
    <w:rsid w:val="006601A9"/>
    <w:rsid w:val="00660CE8"/>
    <w:rsid w:val="006611E2"/>
    <w:rsid w:val="006626F8"/>
    <w:rsid w:val="00662E51"/>
    <w:rsid w:val="00662F97"/>
    <w:rsid w:val="006639A5"/>
    <w:rsid w:val="00663C79"/>
    <w:rsid w:val="00664A86"/>
    <w:rsid w:val="00665C29"/>
    <w:rsid w:val="00666345"/>
    <w:rsid w:val="00666852"/>
    <w:rsid w:val="006673D1"/>
    <w:rsid w:val="00667C2D"/>
    <w:rsid w:val="006703A6"/>
    <w:rsid w:val="006704E5"/>
    <w:rsid w:val="0067184A"/>
    <w:rsid w:val="00671886"/>
    <w:rsid w:val="006729BD"/>
    <w:rsid w:val="00673B34"/>
    <w:rsid w:val="00673CC6"/>
    <w:rsid w:val="00673ECD"/>
    <w:rsid w:val="0067422A"/>
    <w:rsid w:val="00674819"/>
    <w:rsid w:val="006748CE"/>
    <w:rsid w:val="00674FAF"/>
    <w:rsid w:val="0067548C"/>
    <w:rsid w:val="0067569F"/>
    <w:rsid w:val="00675D2A"/>
    <w:rsid w:val="00675DC5"/>
    <w:rsid w:val="006761D9"/>
    <w:rsid w:val="006769F7"/>
    <w:rsid w:val="00676D63"/>
    <w:rsid w:val="00677959"/>
    <w:rsid w:val="006828F2"/>
    <w:rsid w:val="00682B82"/>
    <w:rsid w:val="00682CA8"/>
    <w:rsid w:val="0068375F"/>
    <w:rsid w:val="00683C05"/>
    <w:rsid w:val="00684B26"/>
    <w:rsid w:val="00685BA6"/>
    <w:rsid w:val="00685DD4"/>
    <w:rsid w:val="00686609"/>
    <w:rsid w:val="00687398"/>
    <w:rsid w:val="006874A8"/>
    <w:rsid w:val="00687A4B"/>
    <w:rsid w:val="00690628"/>
    <w:rsid w:val="00690966"/>
    <w:rsid w:val="00690CA6"/>
    <w:rsid w:val="00690D58"/>
    <w:rsid w:val="00691DC4"/>
    <w:rsid w:val="00692387"/>
    <w:rsid w:val="00692674"/>
    <w:rsid w:val="00692A5C"/>
    <w:rsid w:val="0069324B"/>
    <w:rsid w:val="00694096"/>
    <w:rsid w:val="00694CC1"/>
    <w:rsid w:val="00694ECF"/>
    <w:rsid w:val="00695B9E"/>
    <w:rsid w:val="00695C50"/>
    <w:rsid w:val="00695D49"/>
    <w:rsid w:val="00696142"/>
    <w:rsid w:val="00696F8A"/>
    <w:rsid w:val="00697A58"/>
    <w:rsid w:val="006A1D5B"/>
    <w:rsid w:val="006A1DA7"/>
    <w:rsid w:val="006A585C"/>
    <w:rsid w:val="006A61D1"/>
    <w:rsid w:val="006A7E38"/>
    <w:rsid w:val="006B115A"/>
    <w:rsid w:val="006B1E9B"/>
    <w:rsid w:val="006B2454"/>
    <w:rsid w:val="006B320F"/>
    <w:rsid w:val="006B4B1A"/>
    <w:rsid w:val="006B51D6"/>
    <w:rsid w:val="006B5549"/>
    <w:rsid w:val="006B62EC"/>
    <w:rsid w:val="006B63B4"/>
    <w:rsid w:val="006B6974"/>
    <w:rsid w:val="006C012D"/>
    <w:rsid w:val="006C15D8"/>
    <w:rsid w:val="006C1A13"/>
    <w:rsid w:val="006C3063"/>
    <w:rsid w:val="006C3211"/>
    <w:rsid w:val="006C35E3"/>
    <w:rsid w:val="006C3C94"/>
    <w:rsid w:val="006C4115"/>
    <w:rsid w:val="006C4335"/>
    <w:rsid w:val="006C5198"/>
    <w:rsid w:val="006C5368"/>
    <w:rsid w:val="006C583B"/>
    <w:rsid w:val="006C5A88"/>
    <w:rsid w:val="006C5B0B"/>
    <w:rsid w:val="006C6155"/>
    <w:rsid w:val="006C63D3"/>
    <w:rsid w:val="006C6C2E"/>
    <w:rsid w:val="006C6C87"/>
    <w:rsid w:val="006C7038"/>
    <w:rsid w:val="006C7108"/>
    <w:rsid w:val="006C7502"/>
    <w:rsid w:val="006D02C0"/>
    <w:rsid w:val="006D15E6"/>
    <w:rsid w:val="006D23BB"/>
    <w:rsid w:val="006D2687"/>
    <w:rsid w:val="006D29B2"/>
    <w:rsid w:val="006D31E6"/>
    <w:rsid w:val="006D38A6"/>
    <w:rsid w:val="006D4CD5"/>
    <w:rsid w:val="006D4EEA"/>
    <w:rsid w:val="006D5BF0"/>
    <w:rsid w:val="006D5C39"/>
    <w:rsid w:val="006D5D41"/>
    <w:rsid w:val="006D65C5"/>
    <w:rsid w:val="006D68E6"/>
    <w:rsid w:val="006D692E"/>
    <w:rsid w:val="006D6E03"/>
    <w:rsid w:val="006D7C38"/>
    <w:rsid w:val="006D7F99"/>
    <w:rsid w:val="006E1549"/>
    <w:rsid w:val="006E27F3"/>
    <w:rsid w:val="006E2866"/>
    <w:rsid w:val="006E3198"/>
    <w:rsid w:val="006E3371"/>
    <w:rsid w:val="006E393A"/>
    <w:rsid w:val="006E3F78"/>
    <w:rsid w:val="006E428C"/>
    <w:rsid w:val="006E4404"/>
    <w:rsid w:val="006E5BD2"/>
    <w:rsid w:val="006E5BEB"/>
    <w:rsid w:val="006E700B"/>
    <w:rsid w:val="006F0685"/>
    <w:rsid w:val="006F22B2"/>
    <w:rsid w:val="006F2723"/>
    <w:rsid w:val="006F2894"/>
    <w:rsid w:val="006F3C1D"/>
    <w:rsid w:val="006F41B3"/>
    <w:rsid w:val="006F4531"/>
    <w:rsid w:val="006F4DA3"/>
    <w:rsid w:val="006F4E0A"/>
    <w:rsid w:val="006F5AA2"/>
    <w:rsid w:val="006F5D4C"/>
    <w:rsid w:val="006F60EB"/>
    <w:rsid w:val="006F677F"/>
    <w:rsid w:val="006F6970"/>
    <w:rsid w:val="006F72EC"/>
    <w:rsid w:val="006F7738"/>
    <w:rsid w:val="006F7A65"/>
    <w:rsid w:val="00701612"/>
    <w:rsid w:val="00701B72"/>
    <w:rsid w:val="00702AEC"/>
    <w:rsid w:val="00702CA2"/>
    <w:rsid w:val="00703850"/>
    <w:rsid w:val="00704231"/>
    <w:rsid w:val="00704B1C"/>
    <w:rsid w:val="00704B35"/>
    <w:rsid w:val="007054C2"/>
    <w:rsid w:val="0070556D"/>
    <w:rsid w:val="00705AF0"/>
    <w:rsid w:val="00705ECD"/>
    <w:rsid w:val="00707379"/>
    <w:rsid w:val="00707510"/>
    <w:rsid w:val="00707705"/>
    <w:rsid w:val="0070776C"/>
    <w:rsid w:val="00710536"/>
    <w:rsid w:val="00710FB9"/>
    <w:rsid w:val="00712A66"/>
    <w:rsid w:val="0071314E"/>
    <w:rsid w:val="0071400C"/>
    <w:rsid w:val="007143C9"/>
    <w:rsid w:val="00715B1A"/>
    <w:rsid w:val="00716299"/>
    <w:rsid w:val="007164C8"/>
    <w:rsid w:val="0071722A"/>
    <w:rsid w:val="00717812"/>
    <w:rsid w:val="00717CCF"/>
    <w:rsid w:val="00717F0E"/>
    <w:rsid w:val="007200B0"/>
    <w:rsid w:val="007205D3"/>
    <w:rsid w:val="00720C18"/>
    <w:rsid w:val="00721311"/>
    <w:rsid w:val="0072167C"/>
    <w:rsid w:val="00721A39"/>
    <w:rsid w:val="00721E17"/>
    <w:rsid w:val="00721E36"/>
    <w:rsid w:val="007226E6"/>
    <w:rsid w:val="00722D42"/>
    <w:rsid w:val="007235A5"/>
    <w:rsid w:val="00723689"/>
    <w:rsid w:val="0072390D"/>
    <w:rsid w:val="007245E7"/>
    <w:rsid w:val="00724CD5"/>
    <w:rsid w:val="00726326"/>
    <w:rsid w:val="00726973"/>
    <w:rsid w:val="00726D37"/>
    <w:rsid w:val="007272A4"/>
    <w:rsid w:val="007278DE"/>
    <w:rsid w:val="00727C8C"/>
    <w:rsid w:val="00727FB7"/>
    <w:rsid w:val="007303E5"/>
    <w:rsid w:val="00730B1C"/>
    <w:rsid w:val="00730EB3"/>
    <w:rsid w:val="00732088"/>
    <w:rsid w:val="007326F7"/>
    <w:rsid w:val="00732DD3"/>
    <w:rsid w:val="007331B9"/>
    <w:rsid w:val="007334AD"/>
    <w:rsid w:val="007341AB"/>
    <w:rsid w:val="00734277"/>
    <w:rsid w:val="00734C2B"/>
    <w:rsid w:val="00734CB0"/>
    <w:rsid w:val="0073557F"/>
    <w:rsid w:val="0073679F"/>
    <w:rsid w:val="00736A65"/>
    <w:rsid w:val="00737189"/>
    <w:rsid w:val="00737F72"/>
    <w:rsid w:val="00741342"/>
    <w:rsid w:val="0074176C"/>
    <w:rsid w:val="007418E3"/>
    <w:rsid w:val="00741A2C"/>
    <w:rsid w:val="00741AEC"/>
    <w:rsid w:val="00741D5B"/>
    <w:rsid w:val="00742086"/>
    <w:rsid w:val="007423DB"/>
    <w:rsid w:val="00742540"/>
    <w:rsid w:val="00742B43"/>
    <w:rsid w:val="00743606"/>
    <w:rsid w:val="007448A0"/>
    <w:rsid w:val="00744A8E"/>
    <w:rsid w:val="00744BFA"/>
    <w:rsid w:val="00746AE9"/>
    <w:rsid w:val="0074737E"/>
    <w:rsid w:val="007479B4"/>
    <w:rsid w:val="00750AB4"/>
    <w:rsid w:val="0075167D"/>
    <w:rsid w:val="00752087"/>
    <w:rsid w:val="007536C5"/>
    <w:rsid w:val="00753824"/>
    <w:rsid w:val="00753932"/>
    <w:rsid w:val="00753F31"/>
    <w:rsid w:val="00754271"/>
    <w:rsid w:val="007542BD"/>
    <w:rsid w:val="00754386"/>
    <w:rsid w:val="00755266"/>
    <w:rsid w:val="0075567C"/>
    <w:rsid w:val="007561E5"/>
    <w:rsid w:val="0075685E"/>
    <w:rsid w:val="00756F6B"/>
    <w:rsid w:val="007578D0"/>
    <w:rsid w:val="007605A6"/>
    <w:rsid w:val="00760B2D"/>
    <w:rsid w:val="0076204A"/>
    <w:rsid w:val="007634F0"/>
    <w:rsid w:val="00763C23"/>
    <w:rsid w:val="00763F9F"/>
    <w:rsid w:val="00763FDE"/>
    <w:rsid w:val="00764140"/>
    <w:rsid w:val="007643DA"/>
    <w:rsid w:val="007649A1"/>
    <w:rsid w:val="007666AD"/>
    <w:rsid w:val="00766D26"/>
    <w:rsid w:val="007709CE"/>
    <w:rsid w:val="0077117A"/>
    <w:rsid w:val="00771E23"/>
    <w:rsid w:val="007724F7"/>
    <w:rsid w:val="007737B9"/>
    <w:rsid w:val="00773914"/>
    <w:rsid w:val="0077493E"/>
    <w:rsid w:val="00774D25"/>
    <w:rsid w:val="00776D07"/>
    <w:rsid w:val="00776E64"/>
    <w:rsid w:val="007770CA"/>
    <w:rsid w:val="0077719E"/>
    <w:rsid w:val="00777D75"/>
    <w:rsid w:val="00777D98"/>
    <w:rsid w:val="007800C0"/>
    <w:rsid w:val="00780D43"/>
    <w:rsid w:val="00781D49"/>
    <w:rsid w:val="00781D69"/>
    <w:rsid w:val="007823E3"/>
    <w:rsid w:val="007829D9"/>
    <w:rsid w:val="00784417"/>
    <w:rsid w:val="007847F8"/>
    <w:rsid w:val="007864CB"/>
    <w:rsid w:val="00786F62"/>
    <w:rsid w:val="00787706"/>
    <w:rsid w:val="00787C15"/>
    <w:rsid w:val="0079050A"/>
    <w:rsid w:val="00790ADE"/>
    <w:rsid w:val="00790F51"/>
    <w:rsid w:val="007924A8"/>
    <w:rsid w:val="007924EF"/>
    <w:rsid w:val="00792BF8"/>
    <w:rsid w:val="00792C66"/>
    <w:rsid w:val="00793BE2"/>
    <w:rsid w:val="00793C32"/>
    <w:rsid w:val="007946BB"/>
    <w:rsid w:val="00794C10"/>
    <w:rsid w:val="007952A7"/>
    <w:rsid w:val="007957CF"/>
    <w:rsid w:val="007963E6"/>
    <w:rsid w:val="007A1067"/>
    <w:rsid w:val="007A2208"/>
    <w:rsid w:val="007A2315"/>
    <w:rsid w:val="007A28B7"/>
    <w:rsid w:val="007A3363"/>
    <w:rsid w:val="007A39EF"/>
    <w:rsid w:val="007A3A38"/>
    <w:rsid w:val="007A4068"/>
    <w:rsid w:val="007A5610"/>
    <w:rsid w:val="007A563F"/>
    <w:rsid w:val="007A5828"/>
    <w:rsid w:val="007A59B6"/>
    <w:rsid w:val="007A5D6C"/>
    <w:rsid w:val="007A62EB"/>
    <w:rsid w:val="007A663B"/>
    <w:rsid w:val="007A66B9"/>
    <w:rsid w:val="007A74CC"/>
    <w:rsid w:val="007A7C91"/>
    <w:rsid w:val="007A7CB2"/>
    <w:rsid w:val="007A7DA0"/>
    <w:rsid w:val="007A7EC5"/>
    <w:rsid w:val="007B0DB7"/>
    <w:rsid w:val="007B153B"/>
    <w:rsid w:val="007B1B69"/>
    <w:rsid w:val="007B29CB"/>
    <w:rsid w:val="007B2DD7"/>
    <w:rsid w:val="007B2E60"/>
    <w:rsid w:val="007B30D9"/>
    <w:rsid w:val="007B332C"/>
    <w:rsid w:val="007B3C38"/>
    <w:rsid w:val="007B3EF8"/>
    <w:rsid w:val="007B48ED"/>
    <w:rsid w:val="007B4BF7"/>
    <w:rsid w:val="007B53E3"/>
    <w:rsid w:val="007B5F3F"/>
    <w:rsid w:val="007B6963"/>
    <w:rsid w:val="007B6B73"/>
    <w:rsid w:val="007B6F2A"/>
    <w:rsid w:val="007C090F"/>
    <w:rsid w:val="007C2362"/>
    <w:rsid w:val="007C35AA"/>
    <w:rsid w:val="007C401B"/>
    <w:rsid w:val="007C4C6A"/>
    <w:rsid w:val="007C4D36"/>
    <w:rsid w:val="007C5A5F"/>
    <w:rsid w:val="007C7992"/>
    <w:rsid w:val="007D060D"/>
    <w:rsid w:val="007D2A8B"/>
    <w:rsid w:val="007D32A5"/>
    <w:rsid w:val="007D496A"/>
    <w:rsid w:val="007D4D5A"/>
    <w:rsid w:val="007D536D"/>
    <w:rsid w:val="007D59F9"/>
    <w:rsid w:val="007D5C11"/>
    <w:rsid w:val="007D5C4E"/>
    <w:rsid w:val="007D64A5"/>
    <w:rsid w:val="007D66B4"/>
    <w:rsid w:val="007D682E"/>
    <w:rsid w:val="007D6F83"/>
    <w:rsid w:val="007D72EA"/>
    <w:rsid w:val="007D787F"/>
    <w:rsid w:val="007E0066"/>
    <w:rsid w:val="007E00B1"/>
    <w:rsid w:val="007E0950"/>
    <w:rsid w:val="007E16CF"/>
    <w:rsid w:val="007E23C3"/>
    <w:rsid w:val="007E23D1"/>
    <w:rsid w:val="007E3685"/>
    <w:rsid w:val="007E42E1"/>
    <w:rsid w:val="007E55AC"/>
    <w:rsid w:val="007E643D"/>
    <w:rsid w:val="007E6ADD"/>
    <w:rsid w:val="007F11AE"/>
    <w:rsid w:val="007F236D"/>
    <w:rsid w:val="007F24E0"/>
    <w:rsid w:val="007F25D8"/>
    <w:rsid w:val="007F296C"/>
    <w:rsid w:val="007F2BCA"/>
    <w:rsid w:val="007F37D9"/>
    <w:rsid w:val="007F3D86"/>
    <w:rsid w:val="007F4F1F"/>
    <w:rsid w:val="007F5673"/>
    <w:rsid w:val="007F5BB8"/>
    <w:rsid w:val="007F6AAD"/>
    <w:rsid w:val="007F75C4"/>
    <w:rsid w:val="007F7BC3"/>
    <w:rsid w:val="008031D6"/>
    <w:rsid w:val="0080367F"/>
    <w:rsid w:val="008038AF"/>
    <w:rsid w:val="00805798"/>
    <w:rsid w:val="008062F8"/>
    <w:rsid w:val="00806C46"/>
    <w:rsid w:val="00810EF8"/>
    <w:rsid w:val="00811F04"/>
    <w:rsid w:val="00812265"/>
    <w:rsid w:val="00812EEA"/>
    <w:rsid w:val="00813093"/>
    <w:rsid w:val="008130D7"/>
    <w:rsid w:val="00813438"/>
    <w:rsid w:val="00813581"/>
    <w:rsid w:val="00813777"/>
    <w:rsid w:val="00814E63"/>
    <w:rsid w:val="00815368"/>
    <w:rsid w:val="008163C1"/>
    <w:rsid w:val="008164C3"/>
    <w:rsid w:val="00816E04"/>
    <w:rsid w:val="00816F90"/>
    <w:rsid w:val="008175DC"/>
    <w:rsid w:val="008203A0"/>
    <w:rsid w:val="00820EE9"/>
    <w:rsid w:val="00821433"/>
    <w:rsid w:val="00821CD7"/>
    <w:rsid w:val="00821F80"/>
    <w:rsid w:val="008221FC"/>
    <w:rsid w:val="00822873"/>
    <w:rsid w:val="00822D7D"/>
    <w:rsid w:val="00823B76"/>
    <w:rsid w:val="00823CCD"/>
    <w:rsid w:val="00823E73"/>
    <w:rsid w:val="008240A0"/>
    <w:rsid w:val="008241AE"/>
    <w:rsid w:val="008244FA"/>
    <w:rsid w:val="0082463A"/>
    <w:rsid w:val="0082496E"/>
    <w:rsid w:val="008257DA"/>
    <w:rsid w:val="008258FC"/>
    <w:rsid w:val="008261B5"/>
    <w:rsid w:val="0082628C"/>
    <w:rsid w:val="00827C85"/>
    <w:rsid w:val="00827E5C"/>
    <w:rsid w:val="00830024"/>
    <w:rsid w:val="0083116F"/>
    <w:rsid w:val="0083136E"/>
    <w:rsid w:val="00832319"/>
    <w:rsid w:val="00832366"/>
    <w:rsid w:val="008323E1"/>
    <w:rsid w:val="0083267E"/>
    <w:rsid w:val="00832A16"/>
    <w:rsid w:val="008341C2"/>
    <w:rsid w:val="0083450C"/>
    <w:rsid w:val="008359E4"/>
    <w:rsid w:val="00836306"/>
    <w:rsid w:val="00837607"/>
    <w:rsid w:val="0083780B"/>
    <w:rsid w:val="00837A11"/>
    <w:rsid w:val="00840A00"/>
    <w:rsid w:val="00840CC6"/>
    <w:rsid w:val="008410DF"/>
    <w:rsid w:val="00842782"/>
    <w:rsid w:val="008427C8"/>
    <w:rsid w:val="00842E2D"/>
    <w:rsid w:val="0084376D"/>
    <w:rsid w:val="00844571"/>
    <w:rsid w:val="00845AA0"/>
    <w:rsid w:val="00845F40"/>
    <w:rsid w:val="008466C7"/>
    <w:rsid w:val="00846866"/>
    <w:rsid w:val="00847304"/>
    <w:rsid w:val="008478FE"/>
    <w:rsid w:val="008517BD"/>
    <w:rsid w:val="00851B1E"/>
    <w:rsid w:val="00851DA9"/>
    <w:rsid w:val="00851FF4"/>
    <w:rsid w:val="008521B4"/>
    <w:rsid w:val="008525FC"/>
    <w:rsid w:val="0085543B"/>
    <w:rsid w:val="00855BFA"/>
    <w:rsid w:val="00855C02"/>
    <w:rsid w:val="00855FF1"/>
    <w:rsid w:val="00856818"/>
    <w:rsid w:val="00856B0D"/>
    <w:rsid w:val="00856B45"/>
    <w:rsid w:val="00857010"/>
    <w:rsid w:val="008573FA"/>
    <w:rsid w:val="00857C0C"/>
    <w:rsid w:val="00857C5A"/>
    <w:rsid w:val="00857D8C"/>
    <w:rsid w:val="00857E2C"/>
    <w:rsid w:val="008601F0"/>
    <w:rsid w:val="008617D0"/>
    <w:rsid w:val="0086396A"/>
    <w:rsid w:val="00863A02"/>
    <w:rsid w:val="00863BE2"/>
    <w:rsid w:val="00864774"/>
    <w:rsid w:val="00864D59"/>
    <w:rsid w:val="008653AC"/>
    <w:rsid w:val="00865C31"/>
    <w:rsid w:val="00866093"/>
    <w:rsid w:val="00867AE9"/>
    <w:rsid w:val="008702CA"/>
    <w:rsid w:val="00870D95"/>
    <w:rsid w:val="008712DF"/>
    <w:rsid w:val="0087163C"/>
    <w:rsid w:val="00871FF3"/>
    <w:rsid w:val="008729DC"/>
    <w:rsid w:val="00872FA6"/>
    <w:rsid w:val="008741A9"/>
    <w:rsid w:val="00874A55"/>
    <w:rsid w:val="00875BB6"/>
    <w:rsid w:val="00875DC3"/>
    <w:rsid w:val="008763B1"/>
    <w:rsid w:val="00876687"/>
    <w:rsid w:val="00877BE9"/>
    <w:rsid w:val="00880E70"/>
    <w:rsid w:val="00884645"/>
    <w:rsid w:val="008853D4"/>
    <w:rsid w:val="00885E7C"/>
    <w:rsid w:val="008870E5"/>
    <w:rsid w:val="008871F2"/>
    <w:rsid w:val="00887961"/>
    <w:rsid w:val="008879FA"/>
    <w:rsid w:val="00887D4B"/>
    <w:rsid w:val="008902DC"/>
    <w:rsid w:val="00890900"/>
    <w:rsid w:val="00890F71"/>
    <w:rsid w:val="00891C4F"/>
    <w:rsid w:val="008921B1"/>
    <w:rsid w:val="008928D5"/>
    <w:rsid w:val="00892DC2"/>
    <w:rsid w:val="008932DD"/>
    <w:rsid w:val="00893542"/>
    <w:rsid w:val="0089398D"/>
    <w:rsid w:val="00894882"/>
    <w:rsid w:val="00894EE3"/>
    <w:rsid w:val="008957F1"/>
    <w:rsid w:val="008961EC"/>
    <w:rsid w:val="0089631B"/>
    <w:rsid w:val="008963C5"/>
    <w:rsid w:val="0089691D"/>
    <w:rsid w:val="00897263"/>
    <w:rsid w:val="00897C7D"/>
    <w:rsid w:val="008A00EF"/>
    <w:rsid w:val="008A2877"/>
    <w:rsid w:val="008A3A00"/>
    <w:rsid w:val="008A4CB7"/>
    <w:rsid w:val="008A4EB8"/>
    <w:rsid w:val="008A5FDF"/>
    <w:rsid w:val="008A62DE"/>
    <w:rsid w:val="008A650A"/>
    <w:rsid w:val="008A6EEF"/>
    <w:rsid w:val="008A7A94"/>
    <w:rsid w:val="008A7DFC"/>
    <w:rsid w:val="008B0B49"/>
    <w:rsid w:val="008B1986"/>
    <w:rsid w:val="008B1A9B"/>
    <w:rsid w:val="008B3780"/>
    <w:rsid w:val="008B4B69"/>
    <w:rsid w:val="008B4D77"/>
    <w:rsid w:val="008B4F87"/>
    <w:rsid w:val="008B59C3"/>
    <w:rsid w:val="008B6379"/>
    <w:rsid w:val="008B6677"/>
    <w:rsid w:val="008B66D5"/>
    <w:rsid w:val="008B66EE"/>
    <w:rsid w:val="008B6B4A"/>
    <w:rsid w:val="008B720D"/>
    <w:rsid w:val="008B7312"/>
    <w:rsid w:val="008B737A"/>
    <w:rsid w:val="008B7871"/>
    <w:rsid w:val="008B7DA1"/>
    <w:rsid w:val="008C0A76"/>
    <w:rsid w:val="008C0EBB"/>
    <w:rsid w:val="008C1489"/>
    <w:rsid w:val="008C18E0"/>
    <w:rsid w:val="008C2DAE"/>
    <w:rsid w:val="008C3547"/>
    <w:rsid w:val="008C3A91"/>
    <w:rsid w:val="008C4309"/>
    <w:rsid w:val="008C5029"/>
    <w:rsid w:val="008C571F"/>
    <w:rsid w:val="008C6A2D"/>
    <w:rsid w:val="008C6BD6"/>
    <w:rsid w:val="008C6E06"/>
    <w:rsid w:val="008C7172"/>
    <w:rsid w:val="008C7650"/>
    <w:rsid w:val="008C7786"/>
    <w:rsid w:val="008D15FA"/>
    <w:rsid w:val="008D1B7E"/>
    <w:rsid w:val="008D1F67"/>
    <w:rsid w:val="008D260A"/>
    <w:rsid w:val="008D2715"/>
    <w:rsid w:val="008D43C4"/>
    <w:rsid w:val="008D46D5"/>
    <w:rsid w:val="008D54FB"/>
    <w:rsid w:val="008D5A4B"/>
    <w:rsid w:val="008D5B26"/>
    <w:rsid w:val="008D5D7A"/>
    <w:rsid w:val="008D61B2"/>
    <w:rsid w:val="008D65BB"/>
    <w:rsid w:val="008D6763"/>
    <w:rsid w:val="008D6D65"/>
    <w:rsid w:val="008D78F2"/>
    <w:rsid w:val="008D7DFA"/>
    <w:rsid w:val="008E0788"/>
    <w:rsid w:val="008E0A5A"/>
    <w:rsid w:val="008E14B7"/>
    <w:rsid w:val="008E1B56"/>
    <w:rsid w:val="008E24AE"/>
    <w:rsid w:val="008E2838"/>
    <w:rsid w:val="008E3EA9"/>
    <w:rsid w:val="008E4056"/>
    <w:rsid w:val="008E4768"/>
    <w:rsid w:val="008E5B82"/>
    <w:rsid w:val="008E61EF"/>
    <w:rsid w:val="008E63CD"/>
    <w:rsid w:val="008E66EC"/>
    <w:rsid w:val="008E67CB"/>
    <w:rsid w:val="008E67EB"/>
    <w:rsid w:val="008E736F"/>
    <w:rsid w:val="008E7787"/>
    <w:rsid w:val="008F1156"/>
    <w:rsid w:val="008F2118"/>
    <w:rsid w:val="008F2786"/>
    <w:rsid w:val="008F2EAE"/>
    <w:rsid w:val="008F30B3"/>
    <w:rsid w:val="008F3468"/>
    <w:rsid w:val="008F3592"/>
    <w:rsid w:val="008F3D38"/>
    <w:rsid w:val="008F3F24"/>
    <w:rsid w:val="008F5132"/>
    <w:rsid w:val="008F533E"/>
    <w:rsid w:val="008F589D"/>
    <w:rsid w:val="008F5A13"/>
    <w:rsid w:val="008F6ACE"/>
    <w:rsid w:val="008F6C87"/>
    <w:rsid w:val="008F7157"/>
    <w:rsid w:val="008F79AE"/>
    <w:rsid w:val="008F7B8D"/>
    <w:rsid w:val="00900906"/>
    <w:rsid w:val="00900E72"/>
    <w:rsid w:val="009016D3"/>
    <w:rsid w:val="00902B6A"/>
    <w:rsid w:val="0090389B"/>
    <w:rsid w:val="00904D82"/>
    <w:rsid w:val="0090514C"/>
    <w:rsid w:val="009052ED"/>
    <w:rsid w:val="0090600F"/>
    <w:rsid w:val="00906538"/>
    <w:rsid w:val="009074B5"/>
    <w:rsid w:val="00907624"/>
    <w:rsid w:val="009077A4"/>
    <w:rsid w:val="00912010"/>
    <w:rsid w:val="00912249"/>
    <w:rsid w:val="00912551"/>
    <w:rsid w:val="009125B0"/>
    <w:rsid w:val="00912AFD"/>
    <w:rsid w:val="00912CFF"/>
    <w:rsid w:val="00912FD6"/>
    <w:rsid w:val="00912FFD"/>
    <w:rsid w:val="009133D5"/>
    <w:rsid w:val="00913723"/>
    <w:rsid w:val="009138A7"/>
    <w:rsid w:val="009146B7"/>
    <w:rsid w:val="00914A35"/>
    <w:rsid w:val="00915299"/>
    <w:rsid w:val="0091594C"/>
    <w:rsid w:val="00915E29"/>
    <w:rsid w:val="00915FEC"/>
    <w:rsid w:val="009161C6"/>
    <w:rsid w:val="009175B0"/>
    <w:rsid w:val="00920A2B"/>
    <w:rsid w:val="00920C69"/>
    <w:rsid w:val="00920D75"/>
    <w:rsid w:val="00920DE0"/>
    <w:rsid w:val="00922514"/>
    <w:rsid w:val="00923244"/>
    <w:rsid w:val="00923318"/>
    <w:rsid w:val="009237D7"/>
    <w:rsid w:val="00923F4D"/>
    <w:rsid w:val="00923FAE"/>
    <w:rsid w:val="00924750"/>
    <w:rsid w:val="009247BF"/>
    <w:rsid w:val="009251D2"/>
    <w:rsid w:val="0092548D"/>
    <w:rsid w:val="00926B39"/>
    <w:rsid w:val="00926CB4"/>
    <w:rsid w:val="00930676"/>
    <w:rsid w:val="00930D44"/>
    <w:rsid w:val="0093184A"/>
    <w:rsid w:val="00931B54"/>
    <w:rsid w:val="009324AC"/>
    <w:rsid w:val="0093284F"/>
    <w:rsid w:val="00932C4B"/>
    <w:rsid w:val="00932DA6"/>
    <w:rsid w:val="00933276"/>
    <w:rsid w:val="00933395"/>
    <w:rsid w:val="00933B67"/>
    <w:rsid w:val="00934B25"/>
    <w:rsid w:val="009354E0"/>
    <w:rsid w:val="009356E4"/>
    <w:rsid w:val="00935994"/>
    <w:rsid w:val="00935D79"/>
    <w:rsid w:val="00935EF2"/>
    <w:rsid w:val="00936B12"/>
    <w:rsid w:val="00936EFE"/>
    <w:rsid w:val="0093755E"/>
    <w:rsid w:val="0093757D"/>
    <w:rsid w:val="00937AAB"/>
    <w:rsid w:val="00937CEC"/>
    <w:rsid w:val="009400FB"/>
    <w:rsid w:val="00940654"/>
    <w:rsid w:val="009427B0"/>
    <w:rsid w:val="009434CB"/>
    <w:rsid w:val="00944398"/>
    <w:rsid w:val="00947091"/>
    <w:rsid w:val="0094717B"/>
    <w:rsid w:val="009476F0"/>
    <w:rsid w:val="00950144"/>
    <w:rsid w:val="0095070A"/>
    <w:rsid w:val="0095089E"/>
    <w:rsid w:val="00950B9B"/>
    <w:rsid w:val="00950E9E"/>
    <w:rsid w:val="00951398"/>
    <w:rsid w:val="00952968"/>
    <w:rsid w:val="00953093"/>
    <w:rsid w:val="009535FF"/>
    <w:rsid w:val="00953C3D"/>
    <w:rsid w:val="00954CFF"/>
    <w:rsid w:val="0095501E"/>
    <w:rsid w:val="009554BE"/>
    <w:rsid w:val="00955D45"/>
    <w:rsid w:val="00955F46"/>
    <w:rsid w:val="009563DE"/>
    <w:rsid w:val="009603B6"/>
    <w:rsid w:val="0096075A"/>
    <w:rsid w:val="0096197C"/>
    <w:rsid w:val="00961A79"/>
    <w:rsid w:val="00961BA6"/>
    <w:rsid w:val="00961CB6"/>
    <w:rsid w:val="00962ECE"/>
    <w:rsid w:val="00963F28"/>
    <w:rsid w:val="00964169"/>
    <w:rsid w:val="009642A8"/>
    <w:rsid w:val="0096461E"/>
    <w:rsid w:val="00965626"/>
    <w:rsid w:val="00966188"/>
    <w:rsid w:val="009661BE"/>
    <w:rsid w:val="009664C9"/>
    <w:rsid w:val="009666A1"/>
    <w:rsid w:val="00966B40"/>
    <w:rsid w:val="00966C53"/>
    <w:rsid w:val="0096794B"/>
    <w:rsid w:val="00970F8A"/>
    <w:rsid w:val="00972624"/>
    <w:rsid w:val="00972E9C"/>
    <w:rsid w:val="009740EB"/>
    <w:rsid w:val="0097430D"/>
    <w:rsid w:val="00974B1B"/>
    <w:rsid w:val="00974F1E"/>
    <w:rsid w:val="00974FB5"/>
    <w:rsid w:val="0097503A"/>
    <w:rsid w:val="009750D3"/>
    <w:rsid w:val="0097544E"/>
    <w:rsid w:val="00976131"/>
    <w:rsid w:val="00976400"/>
    <w:rsid w:val="0097702B"/>
    <w:rsid w:val="00977385"/>
    <w:rsid w:val="009778CE"/>
    <w:rsid w:val="00977E94"/>
    <w:rsid w:val="00980240"/>
    <w:rsid w:val="009806E6"/>
    <w:rsid w:val="00980AED"/>
    <w:rsid w:val="00980C13"/>
    <w:rsid w:val="00980F81"/>
    <w:rsid w:val="00981254"/>
    <w:rsid w:val="00981810"/>
    <w:rsid w:val="00982022"/>
    <w:rsid w:val="009822F1"/>
    <w:rsid w:val="00982D7C"/>
    <w:rsid w:val="00983037"/>
    <w:rsid w:val="00983A16"/>
    <w:rsid w:val="00983D7D"/>
    <w:rsid w:val="00983DBC"/>
    <w:rsid w:val="00984766"/>
    <w:rsid w:val="0098490A"/>
    <w:rsid w:val="0098644F"/>
    <w:rsid w:val="0098652D"/>
    <w:rsid w:val="00986562"/>
    <w:rsid w:val="00987AC8"/>
    <w:rsid w:val="00990040"/>
    <w:rsid w:val="00990573"/>
    <w:rsid w:val="009905CE"/>
    <w:rsid w:val="009911BA"/>
    <w:rsid w:val="0099265D"/>
    <w:rsid w:val="00994304"/>
    <w:rsid w:val="009950C3"/>
    <w:rsid w:val="00996C76"/>
    <w:rsid w:val="009A0C08"/>
    <w:rsid w:val="009A1279"/>
    <w:rsid w:val="009A2CC0"/>
    <w:rsid w:val="009A2F25"/>
    <w:rsid w:val="009A3760"/>
    <w:rsid w:val="009A4219"/>
    <w:rsid w:val="009A426A"/>
    <w:rsid w:val="009A4491"/>
    <w:rsid w:val="009A45B1"/>
    <w:rsid w:val="009A5DD5"/>
    <w:rsid w:val="009A64A5"/>
    <w:rsid w:val="009A69C5"/>
    <w:rsid w:val="009A752B"/>
    <w:rsid w:val="009B0BFF"/>
    <w:rsid w:val="009B1D28"/>
    <w:rsid w:val="009B1E8E"/>
    <w:rsid w:val="009B21F9"/>
    <w:rsid w:val="009B33FB"/>
    <w:rsid w:val="009B3BB9"/>
    <w:rsid w:val="009B3BD1"/>
    <w:rsid w:val="009B43FD"/>
    <w:rsid w:val="009B4A57"/>
    <w:rsid w:val="009B4C2F"/>
    <w:rsid w:val="009B4D13"/>
    <w:rsid w:val="009B55C1"/>
    <w:rsid w:val="009B575C"/>
    <w:rsid w:val="009B59D0"/>
    <w:rsid w:val="009B5BFC"/>
    <w:rsid w:val="009B5F3F"/>
    <w:rsid w:val="009C02B3"/>
    <w:rsid w:val="009C14DD"/>
    <w:rsid w:val="009C2A89"/>
    <w:rsid w:val="009C3413"/>
    <w:rsid w:val="009C359B"/>
    <w:rsid w:val="009C37D7"/>
    <w:rsid w:val="009C55ED"/>
    <w:rsid w:val="009C6134"/>
    <w:rsid w:val="009C69D5"/>
    <w:rsid w:val="009C69EC"/>
    <w:rsid w:val="009C6A69"/>
    <w:rsid w:val="009C7342"/>
    <w:rsid w:val="009C74BC"/>
    <w:rsid w:val="009C7828"/>
    <w:rsid w:val="009D08D9"/>
    <w:rsid w:val="009D0DFE"/>
    <w:rsid w:val="009D1EC6"/>
    <w:rsid w:val="009D2D8A"/>
    <w:rsid w:val="009D3335"/>
    <w:rsid w:val="009D33D9"/>
    <w:rsid w:val="009D3647"/>
    <w:rsid w:val="009D3CFB"/>
    <w:rsid w:val="009D469D"/>
    <w:rsid w:val="009D56D2"/>
    <w:rsid w:val="009D6609"/>
    <w:rsid w:val="009D6DE8"/>
    <w:rsid w:val="009D7E21"/>
    <w:rsid w:val="009E0CE5"/>
    <w:rsid w:val="009E10EF"/>
    <w:rsid w:val="009E1BBC"/>
    <w:rsid w:val="009E2445"/>
    <w:rsid w:val="009E251E"/>
    <w:rsid w:val="009E301F"/>
    <w:rsid w:val="009E3712"/>
    <w:rsid w:val="009E3ABC"/>
    <w:rsid w:val="009E4017"/>
    <w:rsid w:val="009E5680"/>
    <w:rsid w:val="009F1F55"/>
    <w:rsid w:val="009F3D4D"/>
    <w:rsid w:val="009F3E32"/>
    <w:rsid w:val="009F3F3E"/>
    <w:rsid w:val="009F4961"/>
    <w:rsid w:val="009F52DA"/>
    <w:rsid w:val="009F7EF1"/>
    <w:rsid w:val="00A00226"/>
    <w:rsid w:val="00A002A6"/>
    <w:rsid w:val="00A00EDA"/>
    <w:rsid w:val="00A00F18"/>
    <w:rsid w:val="00A00FC0"/>
    <w:rsid w:val="00A017BA"/>
    <w:rsid w:val="00A02173"/>
    <w:rsid w:val="00A030E5"/>
    <w:rsid w:val="00A038EC"/>
    <w:rsid w:val="00A03C02"/>
    <w:rsid w:val="00A03E8E"/>
    <w:rsid w:val="00A03F3D"/>
    <w:rsid w:val="00A049C4"/>
    <w:rsid w:val="00A049D8"/>
    <w:rsid w:val="00A04E97"/>
    <w:rsid w:val="00A05E70"/>
    <w:rsid w:val="00A06258"/>
    <w:rsid w:val="00A06322"/>
    <w:rsid w:val="00A063A6"/>
    <w:rsid w:val="00A069E9"/>
    <w:rsid w:val="00A06A5B"/>
    <w:rsid w:val="00A0774D"/>
    <w:rsid w:val="00A07C80"/>
    <w:rsid w:val="00A07F61"/>
    <w:rsid w:val="00A1000D"/>
    <w:rsid w:val="00A1031E"/>
    <w:rsid w:val="00A1096E"/>
    <w:rsid w:val="00A116B7"/>
    <w:rsid w:val="00A12A8A"/>
    <w:rsid w:val="00A12CD2"/>
    <w:rsid w:val="00A1404D"/>
    <w:rsid w:val="00A14D0B"/>
    <w:rsid w:val="00A152F3"/>
    <w:rsid w:val="00A15A93"/>
    <w:rsid w:val="00A17036"/>
    <w:rsid w:val="00A172F8"/>
    <w:rsid w:val="00A1742A"/>
    <w:rsid w:val="00A176FB"/>
    <w:rsid w:val="00A20068"/>
    <w:rsid w:val="00A200D3"/>
    <w:rsid w:val="00A205C0"/>
    <w:rsid w:val="00A20C53"/>
    <w:rsid w:val="00A211B5"/>
    <w:rsid w:val="00A21A6A"/>
    <w:rsid w:val="00A21BF9"/>
    <w:rsid w:val="00A22133"/>
    <w:rsid w:val="00A2215E"/>
    <w:rsid w:val="00A22D10"/>
    <w:rsid w:val="00A2376D"/>
    <w:rsid w:val="00A23BAC"/>
    <w:rsid w:val="00A23E8A"/>
    <w:rsid w:val="00A24A7C"/>
    <w:rsid w:val="00A24D6B"/>
    <w:rsid w:val="00A25376"/>
    <w:rsid w:val="00A25386"/>
    <w:rsid w:val="00A25CF9"/>
    <w:rsid w:val="00A265FC"/>
    <w:rsid w:val="00A26618"/>
    <w:rsid w:val="00A268E3"/>
    <w:rsid w:val="00A27178"/>
    <w:rsid w:val="00A27E3F"/>
    <w:rsid w:val="00A27F4F"/>
    <w:rsid w:val="00A3046E"/>
    <w:rsid w:val="00A306D9"/>
    <w:rsid w:val="00A31AFA"/>
    <w:rsid w:val="00A323A8"/>
    <w:rsid w:val="00A333F6"/>
    <w:rsid w:val="00A33A4A"/>
    <w:rsid w:val="00A345AA"/>
    <w:rsid w:val="00A3481C"/>
    <w:rsid w:val="00A35384"/>
    <w:rsid w:val="00A362B2"/>
    <w:rsid w:val="00A36423"/>
    <w:rsid w:val="00A3661B"/>
    <w:rsid w:val="00A4013F"/>
    <w:rsid w:val="00A4019F"/>
    <w:rsid w:val="00A40CF4"/>
    <w:rsid w:val="00A41A9D"/>
    <w:rsid w:val="00A41C5D"/>
    <w:rsid w:val="00A43E05"/>
    <w:rsid w:val="00A44679"/>
    <w:rsid w:val="00A45ED1"/>
    <w:rsid w:val="00A4654A"/>
    <w:rsid w:val="00A46BA4"/>
    <w:rsid w:val="00A50E64"/>
    <w:rsid w:val="00A511B6"/>
    <w:rsid w:val="00A512B6"/>
    <w:rsid w:val="00A51C27"/>
    <w:rsid w:val="00A52419"/>
    <w:rsid w:val="00A5338F"/>
    <w:rsid w:val="00A54516"/>
    <w:rsid w:val="00A54576"/>
    <w:rsid w:val="00A54DEE"/>
    <w:rsid w:val="00A553F9"/>
    <w:rsid w:val="00A558AA"/>
    <w:rsid w:val="00A56605"/>
    <w:rsid w:val="00A57349"/>
    <w:rsid w:val="00A57D74"/>
    <w:rsid w:val="00A57DF6"/>
    <w:rsid w:val="00A617E6"/>
    <w:rsid w:val="00A62541"/>
    <w:rsid w:val="00A6297A"/>
    <w:rsid w:val="00A62B06"/>
    <w:rsid w:val="00A62D29"/>
    <w:rsid w:val="00A630B2"/>
    <w:rsid w:val="00A641F8"/>
    <w:rsid w:val="00A64412"/>
    <w:rsid w:val="00A65339"/>
    <w:rsid w:val="00A654B2"/>
    <w:rsid w:val="00A656EE"/>
    <w:rsid w:val="00A6737A"/>
    <w:rsid w:val="00A70401"/>
    <w:rsid w:val="00A70655"/>
    <w:rsid w:val="00A70A6A"/>
    <w:rsid w:val="00A70B84"/>
    <w:rsid w:val="00A71582"/>
    <w:rsid w:val="00A721D1"/>
    <w:rsid w:val="00A7244D"/>
    <w:rsid w:val="00A72516"/>
    <w:rsid w:val="00A72EE5"/>
    <w:rsid w:val="00A746BB"/>
    <w:rsid w:val="00A7472A"/>
    <w:rsid w:val="00A74C2C"/>
    <w:rsid w:val="00A75C62"/>
    <w:rsid w:val="00A76EA1"/>
    <w:rsid w:val="00A771A6"/>
    <w:rsid w:val="00A80781"/>
    <w:rsid w:val="00A810AB"/>
    <w:rsid w:val="00A817C6"/>
    <w:rsid w:val="00A817D1"/>
    <w:rsid w:val="00A819E4"/>
    <w:rsid w:val="00A81BEC"/>
    <w:rsid w:val="00A830BB"/>
    <w:rsid w:val="00A8333D"/>
    <w:rsid w:val="00A83446"/>
    <w:rsid w:val="00A846FF"/>
    <w:rsid w:val="00A84B24"/>
    <w:rsid w:val="00A85259"/>
    <w:rsid w:val="00A85377"/>
    <w:rsid w:val="00A85549"/>
    <w:rsid w:val="00A856DA"/>
    <w:rsid w:val="00A85821"/>
    <w:rsid w:val="00A8632C"/>
    <w:rsid w:val="00A86706"/>
    <w:rsid w:val="00A876F6"/>
    <w:rsid w:val="00A91089"/>
    <w:rsid w:val="00A9127D"/>
    <w:rsid w:val="00A9185A"/>
    <w:rsid w:val="00A91D40"/>
    <w:rsid w:val="00A920A6"/>
    <w:rsid w:val="00A93BC4"/>
    <w:rsid w:val="00A93FEA"/>
    <w:rsid w:val="00A949E0"/>
    <w:rsid w:val="00A94DC6"/>
    <w:rsid w:val="00A95DBE"/>
    <w:rsid w:val="00A9640D"/>
    <w:rsid w:val="00A9647F"/>
    <w:rsid w:val="00A96CA3"/>
    <w:rsid w:val="00AA0438"/>
    <w:rsid w:val="00AA0DB4"/>
    <w:rsid w:val="00AA142A"/>
    <w:rsid w:val="00AA167D"/>
    <w:rsid w:val="00AA258F"/>
    <w:rsid w:val="00AA2597"/>
    <w:rsid w:val="00AA36EB"/>
    <w:rsid w:val="00AA3D99"/>
    <w:rsid w:val="00AA3EF1"/>
    <w:rsid w:val="00AA4411"/>
    <w:rsid w:val="00AA6197"/>
    <w:rsid w:val="00AA7043"/>
    <w:rsid w:val="00AA71F0"/>
    <w:rsid w:val="00AB0478"/>
    <w:rsid w:val="00AB0A9E"/>
    <w:rsid w:val="00AB0CF0"/>
    <w:rsid w:val="00AB25C8"/>
    <w:rsid w:val="00AB2A78"/>
    <w:rsid w:val="00AB3269"/>
    <w:rsid w:val="00AB4858"/>
    <w:rsid w:val="00AB5B6A"/>
    <w:rsid w:val="00AB6630"/>
    <w:rsid w:val="00AB6979"/>
    <w:rsid w:val="00AB6B17"/>
    <w:rsid w:val="00AB6FCB"/>
    <w:rsid w:val="00AB7088"/>
    <w:rsid w:val="00AC0057"/>
    <w:rsid w:val="00AC009E"/>
    <w:rsid w:val="00AC10DA"/>
    <w:rsid w:val="00AC1B68"/>
    <w:rsid w:val="00AC278A"/>
    <w:rsid w:val="00AC2C18"/>
    <w:rsid w:val="00AC318F"/>
    <w:rsid w:val="00AC33CB"/>
    <w:rsid w:val="00AC3AE9"/>
    <w:rsid w:val="00AC3D43"/>
    <w:rsid w:val="00AC44A4"/>
    <w:rsid w:val="00AC4A2D"/>
    <w:rsid w:val="00AC4CE6"/>
    <w:rsid w:val="00AC5083"/>
    <w:rsid w:val="00AC53D2"/>
    <w:rsid w:val="00AC5502"/>
    <w:rsid w:val="00AC565D"/>
    <w:rsid w:val="00AC5AAC"/>
    <w:rsid w:val="00AC5FDD"/>
    <w:rsid w:val="00AC6051"/>
    <w:rsid w:val="00AC66B3"/>
    <w:rsid w:val="00AC6A55"/>
    <w:rsid w:val="00AC71E3"/>
    <w:rsid w:val="00AC771C"/>
    <w:rsid w:val="00AD0960"/>
    <w:rsid w:val="00AD09C4"/>
    <w:rsid w:val="00AD1015"/>
    <w:rsid w:val="00AD1231"/>
    <w:rsid w:val="00AD27D6"/>
    <w:rsid w:val="00AD348F"/>
    <w:rsid w:val="00AD36EB"/>
    <w:rsid w:val="00AD3768"/>
    <w:rsid w:val="00AD4E19"/>
    <w:rsid w:val="00AD6D2F"/>
    <w:rsid w:val="00AD70E5"/>
    <w:rsid w:val="00AD75A5"/>
    <w:rsid w:val="00AE011C"/>
    <w:rsid w:val="00AE0698"/>
    <w:rsid w:val="00AE0EBF"/>
    <w:rsid w:val="00AE0F83"/>
    <w:rsid w:val="00AE10FE"/>
    <w:rsid w:val="00AE1977"/>
    <w:rsid w:val="00AE490C"/>
    <w:rsid w:val="00AE52A5"/>
    <w:rsid w:val="00AE62DF"/>
    <w:rsid w:val="00AE6B56"/>
    <w:rsid w:val="00AE709B"/>
    <w:rsid w:val="00AE76DF"/>
    <w:rsid w:val="00AF052C"/>
    <w:rsid w:val="00AF0D41"/>
    <w:rsid w:val="00AF18C0"/>
    <w:rsid w:val="00AF2172"/>
    <w:rsid w:val="00AF233A"/>
    <w:rsid w:val="00AF281A"/>
    <w:rsid w:val="00AF3026"/>
    <w:rsid w:val="00AF3FB0"/>
    <w:rsid w:val="00AF413F"/>
    <w:rsid w:val="00AF44C4"/>
    <w:rsid w:val="00AF44D3"/>
    <w:rsid w:val="00AF4DDF"/>
    <w:rsid w:val="00AF5102"/>
    <w:rsid w:val="00AF5816"/>
    <w:rsid w:val="00AF624B"/>
    <w:rsid w:val="00AF64B8"/>
    <w:rsid w:val="00AF68BF"/>
    <w:rsid w:val="00AF7202"/>
    <w:rsid w:val="00AF76B1"/>
    <w:rsid w:val="00AF7E7E"/>
    <w:rsid w:val="00B00210"/>
    <w:rsid w:val="00B007DE"/>
    <w:rsid w:val="00B00859"/>
    <w:rsid w:val="00B00AA8"/>
    <w:rsid w:val="00B00E8C"/>
    <w:rsid w:val="00B010A1"/>
    <w:rsid w:val="00B01953"/>
    <w:rsid w:val="00B01BC4"/>
    <w:rsid w:val="00B02BA8"/>
    <w:rsid w:val="00B03921"/>
    <w:rsid w:val="00B03973"/>
    <w:rsid w:val="00B039E0"/>
    <w:rsid w:val="00B05A59"/>
    <w:rsid w:val="00B05DF4"/>
    <w:rsid w:val="00B069A2"/>
    <w:rsid w:val="00B06E2F"/>
    <w:rsid w:val="00B0740D"/>
    <w:rsid w:val="00B0762A"/>
    <w:rsid w:val="00B07B92"/>
    <w:rsid w:val="00B1138F"/>
    <w:rsid w:val="00B113A8"/>
    <w:rsid w:val="00B126F4"/>
    <w:rsid w:val="00B12A13"/>
    <w:rsid w:val="00B1453C"/>
    <w:rsid w:val="00B14C5C"/>
    <w:rsid w:val="00B16878"/>
    <w:rsid w:val="00B16DC7"/>
    <w:rsid w:val="00B17453"/>
    <w:rsid w:val="00B17DA8"/>
    <w:rsid w:val="00B20901"/>
    <w:rsid w:val="00B214BA"/>
    <w:rsid w:val="00B216E7"/>
    <w:rsid w:val="00B22029"/>
    <w:rsid w:val="00B22051"/>
    <w:rsid w:val="00B224A2"/>
    <w:rsid w:val="00B227C5"/>
    <w:rsid w:val="00B238DC"/>
    <w:rsid w:val="00B23D3A"/>
    <w:rsid w:val="00B247C5"/>
    <w:rsid w:val="00B248F7"/>
    <w:rsid w:val="00B24DD3"/>
    <w:rsid w:val="00B253F1"/>
    <w:rsid w:val="00B25525"/>
    <w:rsid w:val="00B257D9"/>
    <w:rsid w:val="00B25BBB"/>
    <w:rsid w:val="00B25FB2"/>
    <w:rsid w:val="00B2637D"/>
    <w:rsid w:val="00B264FC"/>
    <w:rsid w:val="00B26737"/>
    <w:rsid w:val="00B26F77"/>
    <w:rsid w:val="00B27467"/>
    <w:rsid w:val="00B27CA5"/>
    <w:rsid w:val="00B30266"/>
    <w:rsid w:val="00B30794"/>
    <w:rsid w:val="00B32283"/>
    <w:rsid w:val="00B32F50"/>
    <w:rsid w:val="00B33173"/>
    <w:rsid w:val="00B332A1"/>
    <w:rsid w:val="00B33CB7"/>
    <w:rsid w:val="00B33D4A"/>
    <w:rsid w:val="00B34153"/>
    <w:rsid w:val="00B35B21"/>
    <w:rsid w:val="00B35EF9"/>
    <w:rsid w:val="00B360BD"/>
    <w:rsid w:val="00B361A1"/>
    <w:rsid w:val="00B3699B"/>
    <w:rsid w:val="00B36A18"/>
    <w:rsid w:val="00B36AA2"/>
    <w:rsid w:val="00B378DB"/>
    <w:rsid w:val="00B40C92"/>
    <w:rsid w:val="00B41C38"/>
    <w:rsid w:val="00B43957"/>
    <w:rsid w:val="00B43C45"/>
    <w:rsid w:val="00B444AC"/>
    <w:rsid w:val="00B44661"/>
    <w:rsid w:val="00B44880"/>
    <w:rsid w:val="00B454BC"/>
    <w:rsid w:val="00B4574E"/>
    <w:rsid w:val="00B45D7E"/>
    <w:rsid w:val="00B4684D"/>
    <w:rsid w:val="00B47758"/>
    <w:rsid w:val="00B50042"/>
    <w:rsid w:val="00B50F8B"/>
    <w:rsid w:val="00B513DE"/>
    <w:rsid w:val="00B51936"/>
    <w:rsid w:val="00B5240E"/>
    <w:rsid w:val="00B52D12"/>
    <w:rsid w:val="00B540D0"/>
    <w:rsid w:val="00B54332"/>
    <w:rsid w:val="00B5458C"/>
    <w:rsid w:val="00B55416"/>
    <w:rsid w:val="00B555DA"/>
    <w:rsid w:val="00B56323"/>
    <w:rsid w:val="00B56BDB"/>
    <w:rsid w:val="00B57068"/>
    <w:rsid w:val="00B571B2"/>
    <w:rsid w:val="00B57F3D"/>
    <w:rsid w:val="00B61F47"/>
    <w:rsid w:val="00B62114"/>
    <w:rsid w:val="00B624AE"/>
    <w:rsid w:val="00B6257D"/>
    <w:rsid w:val="00B63165"/>
    <w:rsid w:val="00B63B82"/>
    <w:rsid w:val="00B63E01"/>
    <w:rsid w:val="00B63E35"/>
    <w:rsid w:val="00B642A4"/>
    <w:rsid w:val="00B648B8"/>
    <w:rsid w:val="00B64A8F"/>
    <w:rsid w:val="00B65591"/>
    <w:rsid w:val="00B65753"/>
    <w:rsid w:val="00B65CB5"/>
    <w:rsid w:val="00B65E8E"/>
    <w:rsid w:val="00B66913"/>
    <w:rsid w:val="00B66D2B"/>
    <w:rsid w:val="00B67A5A"/>
    <w:rsid w:val="00B67F74"/>
    <w:rsid w:val="00B71459"/>
    <w:rsid w:val="00B716D5"/>
    <w:rsid w:val="00B723CE"/>
    <w:rsid w:val="00B72943"/>
    <w:rsid w:val="00B73370"/>
    <w:rsid w:val="00B73555"/>
    <w:rsid w:val="00B73B42"/>
    <w:rsid w:val="00B74401"/>
    <w:rsid w:val="00B74A5B"/>
    <w:rsid w:val="00B74C01"/>
    <w:rsid w:val="00B74E3B"/>
    <w:rsid w:val="00B753D1"/>
    <w:rsid w:val="00B75418"/>
    <w:rsid w:val="00B76173"/>
    <w:rsid w:val="00B761D7"/>
    <w:rsid w:val="00B76DD9"/>
    <w:rsid w:val="00B7711F"/>
    <w:rsid w:val="00B77476"/>
    <w:rsid w:val="00B77FB2"/>
    <w:rsid w:val="00B80EEA"/>
    <w:rsid w:val="00B81556"/>
    <w:rsid w:val="00B81CDF"/>
    <w:rsid w:val="00B820DD"/>
    <w:rsid w:val="00B82537"/>
    <w:rsid w:val="00B8276B"/>
    <w:rsid w:val="00B82BF2"/>
    <w:rsid w:val="00B84F78"/>
    <w:rsid w:val="00B87358"/>
    <w:rsid w:val="00B87362"/>
    <w:rsid w:val="00B876BE"/>
    <w:rsid w:val="00B87822"/>
    <w:rsid w:val="00B9090F"/>
    <w:rsid w:val="00B90D68"/>
    <w:rsid w:val="00B915F1"/>
    <w:rsid w:val="00B92898"/>
    <w:rsid w:val="00B928DA"/>
    <w:rsid w:val="00B92C11"/>
    <w:rsid w:val="00B942C0"/>
    <w:rsid w:val="00B94D53"/>
    <w:rsid w:val="00B95937"/>
    <w:rsid w:val="00B95C06"/>
    <w:rsid w:val="00B96A49"/>
    <w:rsid w:val="00B9743D"/>
    <w:rsid w:val="00B97ABB"/>
    <w:rsid w:val="00B97E73"/>
    <w:rsid w:val="00BA02D4"/>
    <w:rsid w:val="00BA08F5"/>
    <w:rsid w:val="00BA0D53"/>
    <w:rsid w:val="00BA291C"/>
    <w:rsid w:val="00BA3A67"/>
    <w:rsid w:val="00BA3C86"/>
    <w:rsid w:val="00BA487B"/>
    <w:rsid w:val="00BA49C0"/>
    <w:rsid w:val="00BA594F"/>
    <w:rsid w:val="00BA680A"/>
    <w:rsid w:val="00BA70D5"/>
    <w:rsid w:val="00BA7C8D"/>
    <w:rsid w:val="00BA7FA7"/>
    <w:rsid w:val="00BB0B28"/>
    <w:rsid w:val="00BB14E1"/>
    <w:rsid w:val="00BB1832"/>
    <w:rsid w:val="00BB1BF3"/>
    <w:rsid w:val="00BB1FEF"/>
    <w:rsid w:val="00BB29C9"/>
    <w:rsid w:val="00BB2B1B"/>
    <w:rsid w:val="00BB2F2C"/>
    <w:rsid w:val="00BB3B0D"/>
    <w:rsid w:val="00BB4A4A"/>
    <w:rsid w:val="00BB54C5"/>
    <w:rsid w:val="00BB606C"/>
    <w:rsid w:val="00BB6F36"/>
    <w:rsid w:val="00BB739B"/>
    <w:rsid w:val="00BB793B"/>
    <w:rsid w:val="00BB7CC1"/>
    <w:rsid w:val="00BC241F"/>
    <w:rsid w:val="00BC2562"/>
    <w:rsid w:val="00BC2C4E"/>
    <w:rsid w:val="00BC37C0"/>
    <w:rsid w:val="00BC3C00"/>
    <w:rsid w:val="00BC457E"/>
    <w:rsid w:val="00BC49C8"/>
    <w:rsid w:val="00BC652F"/>
    <w:rsid w:val="00BC686D"/>
    <w:rsid w:val="00BC7201"/>
    <w:rsid w:val="00BC72BF"/>
    <w:rsid w:val="00BD00BB"/>
    <w:rsid w:val="00BD01F3"/>
    <w:rsid w:val="00BD05FD"/>
    <w:rsid w:val="00BD1676"/>
    <w:rsid w:val="00BD1C2E"/>
    <w:rsid w:val="00BD24FD"/>
    <w:rsid w:val="00BD2A3E"/>
    <w:rsid w:val="00BD3428"/>
    <w:rsid w:val="00BD49B3"/>
    <w:rsid w:val="00BD5D3D"/>
    <w:rsid w:val="00BD6117"/>
    <w:rsid w:val="00BD6136"/>
    <w:rsid w:val="00BD7CF5"/>
    <w:rsid w:val="00BE0498"/>
    <w:rsid w:val="00BE0BA6"/>
    <w:rsid w:val="00BE175B"/>
    <w:rsid w:val="00BE1C9E"/>
    <w:rsid w:val="00BE1F80"/>
    <w:rsid w:val="00BE2148"/>
    <w:rsid w:val="00BE2608"/>
    <w:rsid w:val="00BE2E77"/>
    <w:rsid w:val="00BE38EC"/>
    <w:rsid w:val="00BE420F"/>
    <w:rsid w:val="00BE4369"/>
    <w:rsid w:val="00BE4851"/>
    <w:rsid w:val="00BE4E4E"/>
    <w:rsid w:val="00BE5305"/>
    <w:rsid w:val="00BE5AB4"/>
    <w:rsid w:val="00BE5B2E"/>
    <w:rsid w:val="00BE6787"/>
    <w:rsid w:val="00BE68D0"/>
    <w:rsid w:val="00BE6F0D"/>
    <w:rsid w:val="00BF0F49"/>
    <w:rsid w:val="00BF117D"/>
    <w:rsid w:val="00BF1527"/>
    <w:rsid w:val="00BF1CED"/>
    <w:rsid w:val="00BF3A50"/>
    <w:rsid w:val="00BF4357"/>
    <w:rsid w:val="00BF4634"/>
    <w:rsid w:val="00BF4DD7"/>
    <w:rsid w:val="00BF5C6A"/>
    <w:rsid w:val="00BF5D4A"/>
    <w:rsid w:val="00BF5F2C"/>
    <w:rsid w:val="00BF633E"/>
    <w:rsid w:val="00BF641F"/>
    <w:rsid w:val="00BF6530"/>
    <w:rsid w:val="00BF6585"/>
    <w:rsid w:val="00BF67B8"/>
    <w:rsid w:val="00BF69AC"/>
    <w:rsid w:val="00BF6D2A"/>
    <w:rsid w:val="00BF7183"/>
    <w:rsid w:val="00BF7B22"/>
    <w:rsid w:val="00C003DA"/>
    <w:rsid w:val="00C00A33"/>
    <w:rsid w:val="00C00DBF"/>
    <w:rsid w:val="00C00FEE"/>
    <w:rsid w:val="00C011B5"/>
    <w:rsid w:val="00C0262A"/>
    <w:rsid w:val="00C02DFC"/>
    <w:rsid w:val="00C02E13"/>
    <w:rsid w:val="00C04983"/>
    <w:rsid w:val="00C05066"/>
    <w:rsid w:val="00C0701D"/>
    <w:rsid w:val="00C0730D"/>
    <w:rsid w:val="00C10444"/>
    <w:rsid w:val="00C11307"/>
    <w:rsid w:val="00C13571"/>
    <w:rsid w:val="00C14A63"/>
    <w:rsid w:val="00C14E5A"/>
    <w:rsid w:val="00C1507F"/>
    <w:rsid w:val="00C15666"/>
    <w:rsid w:val="00C16756"/>
    <w:rsid w:val="00C16A4F"/>
    <w:rsid w:val="00C17C39"/>
    <w:rsid w:val="00C20B52"/>
    <w:rsid w:val="00C20E18"/>
    <w:rsid w:val="00C2129E"/>
    <w:rsid w:val="00C21325"/>
    <w:rsid w:val="00C22788"/>
    <w:rsid w:val="00C228DA"/>
    <w:rsid w:val="00C22982"/>
    <w:rsid w:val="00C2353C"/>
    <w:rsid w:val="00C237DD"/>
    <w:rsid w:val="00C23C73"/>
    <w:rsid w:val="00C243EB"/>
    <w:rsid w:val="00C255DE"/>
    <w:rsid w:val="00C2563F"/>
    <w:rsid w:val="00C25855"/>
    <w:rsid w:val="00C25A00"/>
    <w:rsid w:val="00C27026"/>
    <w:rsid w:val="00C273C0"/>
    <w:rsid w:val="00C27ACC"/>
    <w:rsid w:val="00C31E76"/>
    <w:rsid w:val="00C33044"/>
    <w:rsid w:val="00C33157"/>
    <w:rsid w:val="00C3352D"/>
    <w:rsid w:val="00C34C0E"/>
    <w:rsid w:val="00C35332"/>
    <w:rsid w:val="00C35655"/>
    <w:rsid w:val="00C3607C"/>
    <w:rsid w:val="00C36187"/>
    <w:rsid w:val="00C3744C"/>
    <w:rsid w:val="00C407CA"/>
    <w:rsid w:val="00C40A0E"/>
    <w:rsid w:val="00C40E98"/>
    <w:rsid w:val="00C41262"/>
    <w:rsid w:val="00C41333"/>
    <w:rsid w:val="00C414D4"/>
    <w:rsid w:val="00C4174E"/>
    <w:rsid w:val="00C4265C"/>
    <w:rsid w:val="00C43459"/>
    <w:rsid w:val="00C434B7"/>
    <w:rsid w:val="00C43D13"/>
    <w:rsid w:val="00C44727"/>
    <w:rsid w:val="00C450CE"/>
    <w:rsid w:val="00C47025"/>
    <w:rsid w:val="00C478B1"/>
    <w:rsid w:val="00C47B3D"/>
    <w:rsid w:val="00C509E0"/>
    <w:rsid w:val="00C518D9"/>
    <w:rsid w:val="00C51B20"/>
    <w:rsid w:val="00C52170"/>
    <w:rsid w:val="00C53609"/>
    <w:rsid w:val="00C54D63"/>
    <w:rsid w:val="00C54EFE"/>
    <w:rsid w:val="00C55136"/>
    <w:rsid w:val="00C5516C"/>
    <w:rsid w:val="00C55F92"/>
    <w:rsid w:val="00C568F3"/>
    <w:rsid w:val="00C57295"/>
    <w:rsid w:val="00C576DC"/>
    <w:rsid w:val="00C60101"/>
    <w:rsid w:val="00C6025B"/>
    <w:rsid w:val="00C6043F"/>
    <w:rsid w:val="00C608D3"/>
    <w:rsid w:val="00C61AA6"/>
    <w:rsid w:val="00C63108"/>
    <w:rsid w:val="00C632B5"/>
    <w:rsid w:val="00C63495"/>
    <w:rsid w:val="00C63823"/>
    <w:rsid w:val="00C64256"/>
    <w:rsid w:val="00C64461"/>
    <w:rsid w:val="00C65EBD"/>
    <w:rsid w:val="00C660BB"/>
    <w:rsid w:val="00C666BE"/>
    <w:rsid w:val="00C66922"/>
    <w:rsid w:val="00C66969"/>
    <w:rsid w:val="00C66E3D"/>
    <w:rsid w:val="00C67092"/>
    <w:rsid w:val="00C6728A"/>
    <w:rsid w:val="00C701BE"/>
    <w:rsid w:val="00C71199"/>
    <w:rsid w:val="00C71227"/>
    <w:rsid w:val="00C717F4"/>
    <w:rsid w:val="00C734D6"/>
    <w:rsid w:val="00C73925"/>
    <w:rsid w:val="00C73C9C"/>
    <w:rsid w:val="00C74641"/>
    <w:rsid w:val="00C74F4B"/>
    <w:rsid w:val="00C7541E"/>
    <w:rsid w:val="00C75DC1"/>
    <w:rsid w:val="00C760E5"/>
    <w:rsid w:val="00C76735"/>
    <w:rsid w:val="00C7680E"/>
    <w:rsid w:val="00C77650"/>
    <w:rsid w:val="00C77BBA"/>
    <w:rsid w:val="00C77E0C"/>
    <w:rsid w:val="00C78BD1"/>
    <w:rsid w:val="00C800CD"/>
    <w:rsid w:val="00C803C8"/>
    <w:rsid w:val="00C80687"/>
    <w:rsid w:val="00C80F52"/>
    <w:rsid w:val="00C8142E"/>
    <w:rsid w:val="00C814CE"/>
    <w:rsid w:val="00C8150F"/>
    <w:rsid w:val="00C816DA"/>
    <w:rsid w:val="00C82708"/>
    <w:rsid w:val="00C82AF2"/>
    <w:rsid w:val="00C82EE7"/>
    <w:rsid w:val="00C82EFA"/>
    <w:rsid w:val="00C842DB"/>
    <w:rsid w:val="00C8492C"/>
    <w:rsid w:val="00C8531F"/>
    <w:rsid w:val="00C8699C"/>
    <w:rsid w:val="00C90662"/>
    <w:rsid w:val="00C9125C"/>
    <w:rsid w:val="00C917F6"/>
    <w:rsid w:val="00C92967"/>
    <w:rsid w:val="00C92BD8"/>
    <w:rsid w:val="00C93391"/>
    <w:rsid w:val="00C93D43"/>
    <w:rsid w:val="00C94818"/>
    <w:rsid w:val="00C94903"/>
    <w:rsid w:val="00C94B62"/>
    <w:rsid w:val="00C951C9"/>
    <w:rsid w:val="00CA0F60"/>
    <w:rsid w:val="00CA1761"/>
    <w:rsid w:val="00CA1C73"/>
    <w:rsid w:val="00CA22EC"/>
    <w:rsid w:val="00CA2694"/>
    <w:rsid w:val="00CA280C"/>
    <w:rsid w:val="00CA2FEA"/>
    <w:rsid w:val="00CA3A98"/>
    <w:rsid w:val="00CA43A7"/>
    <w:rsid w:val="00CA49C3"/>
    <w:rsid w:val="00CA4E82"/>
    <w:rsid w:val="00CA56A7"/>
    <w:rsid w:val="00CA6787"/>
    <w:rsid w:val="00CA6B32"/>
    <w:rsid w:val="00CA6C5F"/>
    <w:rsid w:val="00CA74F1"/>
    <w:rsid w:val="00CA7B1C"/>
    <w:rsid w:val="00CA7B7D"/>
    <w:rsid w:val="00CB08FA"/>
    <w:rsid w:val="00CB0D61"/>
    <w:rsid w:val="00CB131E"/>
    <w:rsid w:val="00CB1CCF"/>
    <w:rsid w:val="00CB1E3D"/>
    <w:rsid w:val="00CB2622"/>
    <w:rsid w:val="00CB2E08"/>
    <w:rsid w:val="00CB34EB"/>
    <w:rsid w:val="00CB4365"/>
    <w:rsid w:val="00CB481C"/>
    <w:rsid w:val="00CB48EF"/>
    <w:rsid w:val="00CB50C2"/>
    <w:rsid w:val="00CB53BC"/>
    <w:rsid w:val="00CB54A7"/>
    <w:rsid w:val="00CB59CE"/>
    <w:rsid w:val="00CB679E"/>
    <w:rsid w:val="00CB6C9E"/>
    <w:rsid w:val="00CB72D0"/>
    <w:rsid w:val="00CC06AE"/>
    <w:rsid w:val="00CC1B73"/>
    <w:rsid w:val="00CC1F4D"/>
    <w:rsid w:val="00CC22BB"/>
    <w:rsid w:val="00CC2626"/>
    <w:rsid w:val="00CC32A9"/>
    <w:rsid w:val="00CC3617"/>
    <w:rsid w:val="00CC3648"/>
    <w:rsid w:val="00CC3FCD"/>
    <w:rsid w:val="00CC4B16"/>
    <w:rsid w:val="00CC795F"/>
    <w:rsid w:val="00CC7B71"/>
    <w:rsid w:val="00CD0340"/>
    <w:rsid w:val="00CD0430"/>
    <w:rsid w:val="00CD0D37"/>
    <w:rsid w:val="00CD17E4"/>
    <w:rsid w:val="00CD31CC"/>
    <w:rsid w:val="00CD3ACD"/>
    <w:rsid w:val="00CD492E"/>
    <w:rsid w:val="00CD49BA"/>
    <w:rsid w:val="00CD4AD9"/>
    <w:rsid w:val="00CD4BCB"/>
    <w:rsid w:val="00CD50C2"/>
    <w:rsid w:val="00CD5289"/>
    <w:rsid w:val="00CD5405"/>
    <w:rsid w:val="00CD5984"/>
    <w:rsid w:val="00CD5FE8"/>
    <w:rsid w:val="00CD656C"/>
    <w:rsid w:val="00CE0BD8"/>
    <w:rsid w:val="00CE0CC3"/>
    <w:rsid w:val="00CE19DC"/>
    <w:rsid w:val="00CE2172"/>
    <w:rsid w:val="00CE2429"/>
    <w:rsid w:val="00CE27AC"/>
    <w:rsid w:val="00CE2B7A"/>
    <w:rsid w:val="00CE34E1"/>
    <w:rsid w:val="00CE39F2"/>
    <w:rsid w:val="00CE3D13"/>
    <w:rsid w:val="00CE49C3"/>
    <w:rsid w:val="00CE4C45"/>
    <w:rsid w:val="00CE560E"/>
    <w:rsid w:val="00CE64FE"/>
    <w:rsid w:val="00CE6A08"/>
    <w:rsid w:val="00CE7311"/>
    <w:rsid w:val="00CE7C19"/>
    <w:rsid w:val="00CF12DC"/>
    <w:rsid w:val="00CF2114"/>
    <w:rsid w:val="00CF2617"/>
    <w:rsid w:val="00CF3079"/>
    <w:rsid w:val="00CF3A92"/>
    <w:rsid w:val="00CF3E1A"/>
    <w:rsid w:val="00CF446A"/>
    <w:rsid w:val="00CF6830"/>
    <w:rsid w:val="00CF7531"/>
    <w:rsid w:val="00CF789D"/>
    <w:rsid w:val="00CF79AA"/>
    <w:rsid w:val="00CF7A98"/>
    <w:rsid w:val="00CF7FB7"/>
    <w:rsid w:val="00D00203"/>
    <w:rsid w:val="00D00DD7"/>
    <w:rsid w:val="00D00E79"/>
    <w:rsid w:val="00D01389"/>
    <w:rsid w:val="00D017F2"/>
    <w:rsid w:val="00D024DB"/>
    <w:rsid w:val="00D04266"/>
    <w:rsid w:val="00D04782"/>
    <w:rsid w:val="00D05325"/>
    <w:rsid w:val="00D06506"/>
    <w:rsid w:val="00D07419"/>
    <w:rsid w:val="00D07648"/>
    <w:rsid w:val="00D0772D"/>
    <w:rsid w:val="00D10ED9"/>
    <w:rsid w:val="00D117F0"/>
    <w:rsid w:val="00D119C8"/>
    <w:rsid w:val="00D11A5A"/>
    <w:rsid w:val="00D1202F"/>
    <w:rsid w:val="00D123F1"/>
    <w:rsid w:val="00D12BC3"/>
    <w:rsid w:val="00D1392D"/>
    <w:rsid w:val="00D13BB7"/>
    <w:rsid w:val="00D15465"/>
    <w:rsid w:val="00D154B1"/>
    <w:rsid w:val="00D15F0F"/>
    <w:rsid w:val="00D1603C"/>
    <w:rsid w:val="00D16730"/>
    <w:rsid w:val="00D1757D"/>
    <w:rsid w:val="00D202C7"/>
    <w:rsid w:val="00D20686"/>
    <w:rsid w:val="00D20B89"/>
    <w:rsid w:val="00D20F65"/>
    <w:rsid w:val="00D2126C"/>
    <w:rsid w:val="00D216A0"/>
    <w:rsid w:val="00D21E71"/>
    <w:rsid w:val="00D22143"/>
    <w:rsid w:val="00D22446"/>
    <w:rsid w:val="00D23E32"/>
    <w:rsid w:val="00D25037"/>
    <w:rsid w:val="00D255CB"/>
    <w:rsid w:val="00D2668B"/>
    <w:rsid w:val="00D26940"/>
    <w:rsid w:val="00D27F93"/>
    <w:rsid w:val="00D305F4"/>
    <w:rsid w:val="00D30FA0"/>
    <w:rsid w:val="00D3149D"/>
    <w:rsid w:val="00D31559"/>
    <w:rsid w:val="00D32819"/>
    <w:rsid w:val="00D35CC5"/>
    <w:rsid w:val="00D360C3"/>
    <w:rsid w:val="00D363FC"/>
    <w:rsid w:val="00D369C0"/>
    <w:rsid w:val="00D36AFE"/>
    <w:rsid w:val="00D36F94"/>
    <w:rsid w:val="00D374A0"/>
    <w:rsid w:val="00D41405"/>
    <w:rsid w:val="00D42C3D"/>
    <w:rsid w:val="00D43DF2"/>
    <w:rsid w:val="00D474AD"/>
    <w:rsid w:val="00D47AAA"/>
    <w:rsid w:val="00D500F0"/>
    <w:rsid w:val="00D503B1"/>
    <w:rsid w:val="00D50AEE"/>
    <w:rsid w:val="00D50B83"/>
    <w:rsid w:val="00D51875"/>
    <w:rsid w:val="00D52389"/>
    <w:rsid w:val="00D524C1"/>
    <w:rsid w:val="00D544CF"/>
    <w:rsid w:val="00D54A67"/>
    <w:rsid w:val="00D54D48"/>
    <w:rsid w:val="00D553EA"/>
    <w:rsid w:val="00D5587C"/>
    <w:rsid w:val="00D55B96"/>
    <w:rsid w:val="00D55E4A"/>
    <w:rsid w:val="00D562DC"/>
    <w:rsid w:val="00D570D6"/>
    <w:rsid w:val="00D573A9"/>
    <w:rsid w:val="00D577ED"/>
    <w:rsid w:val="00D60029"/>
    <w:rsid w:val="00D602B4"/>
    <w:rsid w:val="00D613D2"/>
    <w:rsid w:val="00D6150A"/>
    <w:rsid w:val="00D61830"/>
    <w:rsid w:val="00D62150"/>
    <w:rsid w:val="00D621CA"/>
    <w:rsid w:val="00D62F9C"/>
    <w:rsid w:val="00D63AE4"/>
    <w:rsid w:val="00D63BE2"/>
    <w:rsid w:val="00D6413C"/>
    <w:rsid w:val="00D644E9"/>
    <w:rsid w:val="00D64B5C"/>
    <w:rsid w:val="00D651CF"/>
    <w:rsid w:val="00D65804"/>
    <w:rsid w:val="00D66894"/>
    <w:rsid w:val="00D66AA7"/>
    <w:rsid w:val="00D66DCB"/>
    <w:rsid w:val="00D66E96"/>
    <w:rsid w:val="00D70140"/>
    <w:rsid w:val="00D713E8"/>
    <w:rsid w:val="00D73420"/>
    <w:rsid w:val="00D738F1"/>
    <w:rsid w:val="00D742CC"/>
    <w:rsid w:val="00D75A12"/>
    <w:rsid w:val="00D76055"/>
    <w:rsid w:val="00D76473"/>
    <w:rsid w:val="00D7658B"/>
    <w:rsid w:val="00D76617"/>
    <w:rsid w:val="00D766D7"/>
    <w:rsid w:val="00D768F0"/>
    <w:rsid w:val="00D76EA6"/>
    <w:rsid w:val="00D7751E"/>
    <w:rsid w:val="00D77979"/>
    <w:rsid w:val="00D80102"/>
    <w:rsid w:val="00D801CF"/>
    <w:rsid w:val="00D83226"/>
    <w:rsid w:val="00D84527"/>
    <w:rsid w:val="00D85596"/>
    <w:rsid w:val="00D85C80"/>
    <w:rsid w:val="00D8608D"/>
    <w:rsid w:val="00D86371"/>
    <w:rsid w:val="00D86A15"/>
    <w:rsid w:val="00D86F6C"/>
    <w:rsid w:val="00D8746B"/>
    <w:rsid w:val="00D87949"/>
    <w:rsid w:val="00D87E64"/>
    <w:rsid w:val="00D87EDF"/>
    <w:rsid w:val="00D91DA0"/>
    <w:rsid w:val="00D92012"/>
    <w:rsid w:val="00D92FDB"/>
    <w:rsid w:val="00D933B4"/>
    <w:rsid w:val="00D93463"/>
    <w:rsid w:val="00D94788"/>
    <w:rsid w:val="00D94C87"/>
    <w:rsid w:val="00D950F9"/>
    <w:rsid w:val="00D95382"/>
    <w:rsid w:val="00D95600"/>
    <w:rsid w:val="00D95622"/>
    <w:rsid w:val="00D95DF7"/>
    <w:rsid w:val="00D9755D"/>
    <w:rsid w:val="00D97902"/>
    <w:rsid w:val="00DA0135"/>
    <w:rsid w:val="00DA1B2E"/>
    <w:rsid w:val="00DA1D40"/>
    <w:rsid w:val="00DA212B"/>
    <w:rsid w:val="00DA23FA"/>
    <w:rsid w:val="00DA2555"/>
    <w:rsid w:val="00DA2589"/>
    <w:rsid w:val="00DA4B5B"/>
    <w:rsid w:val="00DA5181"/>
    <w:rsid w:val="00DA5458"/>
    <w:rsid w:val="00DA725F"/>
    <w:rsid w:val="00DB01C7"/>
    <w:rsid w:val="00DB02C3"/>
    <w:rsid w:val="00DB04DF"/>
    <w:rsid w:val="00DB0E0C"/>
    <w:rsid w:val="00DB0E64"/>
    <w:rsid w:val="00DB220F"/>
    <w:rsid w:val="00DB22B2"/>
    <w:rsid w:val="00DB23FD"/>
    <w:rsid w:val="00DB2F04"/>
    <w:rsid w:val="00DB3DAE"/>
    <w:rsid w:val="00DB418D"/>
    <w:rsid w:val="00DB5085"/>
    <w:rsid w:val="00DB64A3"/>
    <w:rsid w:val="00DB731A"/>
    <w:rsid w:val="00DB7DF0"/>
    <w:rsid w:val="00DB7FC3"/>
    <w:rsid w:val="00DC1E62"/>
    <w:rsid w:val="00DC438D"/>
    <w:rsid w:val="00DC54B1"/>
    <w:rsid w:val="00DC5598"/>
    <w:rsid w:val="00DC5905"/>
    <w:rsid w:val="00DC65C3"/>
    <w:rsid w:val="00DC6D7B"/>
    <w:rsid w:val="00DC73F1"/>
    <w:rsid w:val="00DC78F4"/>
    <w:rsid w:val="00DD06A3"/>
    <w:rsid w:val="00DD1039"/>
    <w:rsid w:val="00DD1341"/>
    <w:rsid w:val="00DD19A1"/>
    <w:rsid w:val="00DD1B20"/>
    <w:rsid w:val="00DD2A9F"/>
    <w:rsid w:val="00DD2AEC"/>
    <w:rsid w:val="00DD2DC5"/>
    <w:rsid w:val="00DD498D"/>
    <w:rsid w:val="00DD4CB9"/>
    <w:rsid w:val="00DD50C7"/>
    <w:rsid w:val="00DD554B"/>
    <w:rsid w:val="00DD565E"/>
    <w:rsid w:val="00DD59B6"/>
    <w:rsid w:val="00DD64DD"/>
    <w:rsid w:val="00DD67C3"/>
    <w:rsid w:val="00DD6A5C"/>
    <w:rsid w:val="00DD79DB"/>
    <w:rsid w:val="00DD7B62"/>
    <w:rsid w:val="00DE069F"/>
    <w:rsid w:val="00DE1555"/>
    <w:rsid w:val="00DE1560"/>
    <w:rsid w:val="00DE29AE"/>
    <w:rsid w:val="00DE2EA6"/>
    <w:rsid w:val="00DE2F14"/>
    <w:rsid w:val="00DE3784"/>
    <w:rsid w:val="00DE3834"/>
    <w:rsid w:val="00DE3F7C"/>
    <w:rsid w:val="00DE5A8A"/>
    <w:rsid w:val="00DE7DEE"/>
    <w:rsid w:val="00DF0175"/>
    <w:rsid w:val="00DF0E64"/>
    <w:rsid w:val="00DF185D"/>
    <w:rsid w:val="00DF1D78"/>
    <w:rsid w:val="00DF2DD3"/>
    <w:rsid w:val="00DF3928"/>
    <w:rsid w:val="00DF47BF"/>
    <w:rsid w:val="00DF5F7A"/>
    <w:rsid w:val="00DF629B"/>
    <w:rsid w:val="00DF6E2C"/>
    <w:rsid w:val="00DF768E"/>
    <w:rsid w:val="00DF7EAE"/>
    <w:rsid w:val="00E01745"/>
    <w:rsid w:val="00E0242B"/>
    <w:rsid w:val="00E02661"/>
    <w:rsid w:val="00E02A81"/>
    <w:rsid w:val="00E02EC2"/>
    <w:rsid w:val="00E02F1A"/>
    <w:rsid w:val="00E03232"/>
    <w:rsid w:val="00E07706"/>
    <w:rsid w:val="00E07AA6"/>
    <w:rsid w:val="00E10106"/>
    <w:rsid w:val="00E118E5"/>
    <w:rsid w:val="00E12181"/>
    <w:rsid w:val="00E12E3D"/>
    <w:rsid w:val="00E1349B"/>
    <w:rsid w:val="00E13AA0"/>
    <w:rsid w:val="00E148A3"/>
    <w:rsid w:val="00E14DAF"/>
    <w:rsid w:val="00E150F4"/>
    <w:rsid w:val="00E167EA"/>
    <w:rsid w:val="00E16D07"/>
    <w:rsid w:val="00E175AA"/>
    <w:rsid w:val="00E17B9B"/>
    <w:rsid w:val="00E17D6B"/>
    <w:rsid w:val="00E20607"/>
    <w:rsid w:val="00E22CF6"/>
    <w:rsid w:val="00E250A5"/>
    <w:rsid w:val="00E2573D"/>
    <w:rsid w:val="00E2682F"/>
    <w:rsid w:val="00E273E5"/>
    <w:rsid w:val="00E276E8"/>
    <w:rsid w:val="00E27B0C"/>
    <w:rsid w:val="00E27D15"/>
    <w:rsid w:val="00E31EBD"/>
    <w:rsid w:val="00E33684"/>
    <w:rsid w:val="00E33DE3"/>
    <w:rsid w:val="00E348DC"/>
    <w:rsid w:val="00E34AA2"/>
    <w:rsid w:val="00E34B27"/>
    <w:rsid w:val="00E3615F"/>
    <w:rsid w:val="00E369AB"/>
    <w:rsid w:val="00E36C37"/>
    <w:rsid w:val="00E36C72"/>
    <w:rsid w:val="00E370DD"/>
    <w:rsid w:val="00E3782D"/>
    <w:rsid w:val="00E37C3B"/>
    <w:rsid w:val="00E37EBD"/>
    <w:rsid w:val="00E4094B"/>
    <w:rsid w:val="00E415EE"/>
    <w:rsid w:val="00E41796"/>
    <w:rsid w:val="00E42738"/>
    <w:rsid w:val="00E42C05"/>
    <w:rsid w:val="00E430B0"/>
    <w:rsid w:val="00E43CC4"/>
    <w:rsid w:val="00E43DF3"/>
    <w:rsid w:val="00E442E0"/>
    <w:rsid w:val="00E44952"/>
    <w:rsid w:val="00E44A2E"/>
    <w:rsid w:val="00E44AB5"/>
    <w:rsid w:val="00E4511C"/>
    <w:rsid w:val="00E451F7"/>
    <w:rsid w:val="00E45A48"/>
    <w:rsid w:val="00E45E46"/>
    <w:rsid w:val="00E463EF"/>
    <w:rsid w:val="00E47241"/>
    <w:rsid w:val="00E47D06"/>
    <w:rsid w:val="00E47E05"/>
    <w:rsid w:val="00E503EF"/>
    <w:rsid w:val="00E50CCF"/>
    <w:rsid w:val="00E50D17"/>
    <w:rsid w:val="00E50E31"/>
    <w:rsid w:val="00E51382"/>
    <w:rsid w:val="00E52027"/>
    <w:rsid w:val="00E550CC"/>
    <w:rsid w:val="00E55955"/>
    <w:rsid w:val="00E5602B"/>
    <w:rsid w:val="00E56B53"/>
    <w:rsid w:val="00E57343"/>
    <w:rsid w:val="00E60AA8"/>
    <w:rsid w:val="00E60F95"/>
    <w:rsid w:val="00E613F0"/>
    <w:rsid w:val="00E61C2E"/>
    <w:rsid w:val="00E626D1"/>
    <w:rsid w:val="00E649A3"/>
    <w:rsid w:val="00E64F74"/>
    <w:rsid w:val="00E64FF5"/>
    <w:rsid w:val="00E655FE"/>
    <w:rsid w:val="00E65B0A"/>
    <w:rsid w:val="00E65D03"/>
    <w:rsid w:val="00E66DD6"/>
    <w:rsid w:val="00E704F0"/>
    <w:rsid w:val="00E714C3"/>
    <w:rsid w:val="00E71607"/>
    <w:rsid w:val="00E71936"/>
    <w:rsid w:val="00E7325E"/>
    <w:rsid w:val="00E74565"/>
    <w:rsid w:val="00E74CF6"/>
    <w:rsid w:val="00E75862"/>
    <w:rsid w:val="00E758A3"/>
    <w:rsid w:val="00E773FD"/>
    <w:rsid w:val="00E77E50"/>
    <w:rsid w:val="00E77F43"/>
    <w:rsid w:val="00E801CC"/>
    <w:rsid w:val="00E82215"/>
    <w:rsid w:val="00E82515"/>
    <w:rsid w:val="00E84031"/>
    <w:rsid w:val="00E868B9"/>
    <w:rsid w:val="00E86A0F"/>
    <w:rsid w:val="00E86C86"/>
    <w:rsid w:val="00E87426"/>
    <w:rsid w:val="00E877AA"/>
    <w:rsid w:val="00E8786A"/>
    <w:rsid w:val="00E9019D"/>
    <w:rsid w:val="00E90DCC"/>
    <w:rsid w:val="00E91502"/>
    <w:rsid w:val="00E9167B"/>
    <w:rsid w:val="00E948C2"/>
    <w:rsid w:val="00E94944"/>
    <w:rsid w:val="00E94D91"/>
    <w:rsid w:val="00E95347"/>
    <w:rsid w:val="00E95692"/>
    <w:rsid w:val="00E959F2"/>
    <w:rsid w:val="00E95CD2"/>
    <w:rsid w:val="00E965D0"/>
    <w:rsid w:val="00E9671E"/>
    <w:rsid w:val="00E97516"/>
    <w:rsid w:val="00E97E14"/>
    <w:rsid w:val="00E97E6F"/>
    <w:rsid w:val="00EA0265"/>
    <w:rsid w:val="00EA1242"/>
    <w:rsid w:val="00EA16BC"/>
    <w:rsid w:val="00EA16C1"/>
    <w:rsid w:val="00EA1BB2"/>
    <w:rsid w:val="00EA3062"/>
    <w:rsid w:val="00EA3434"/>
    <w:rsid w:val="00EA40DD"/>
    <w:rsid w:val="00EA4839"/>
    <w:rsid w:val="00EA4998"/>
    <w:rsid w:val="00EA50FD"/>
    <w:rsid w:val="00EA526B"/>
    <w:rsid w:val="00EA5B25"/>
    <w:rsid w:val="00EA5DC5"/>
    <w:rsid w:val="00EA5DF6"/>
    <w:rsid w:val="00EA6142"/>
    <w:rsid w:val="00EA7568"/>
    <w:rsid w:val="00EA77C2"/>
    <w:rsid w:val="00EA7857"/>
    <w:rsid w:val="00EB01D0"/>
    <w:rsid w:val="00EB056D"/>
    <w:rsid w:val="00EB0C6B"/>
    <w:rsid w:val="00EB32B9"/>
    <w:rsid w:val="00EB3D02"/>
    <w:rsid w:val="00EB478E"/>
    <w:rsid w:val="00EB4B5C"/>
    <w:rsid w:val="00EB4F00"/>
    <w:rsid w:val="00EB510E"/>
    <w:rsid w:val="00EB5658"/>
    <w:rsid w:val="00EB7162"/>
    <w:rsid w:val="00EB7704"/>
    <w:rsid w:val="00EC018C"/>
    <w:rsid w:val="00EC029F"/>
    <w:rsid w:val="00EC09D4"/>
    <w:rsid w:val="00EC09EC"/>
    <w:rsid w:val="00EC0FAF"/>
    <w:rsid w:val="00EC10B6"/>
    <w:rsid w:val="00EC17B1"/>
    <w:rsid w:val="00EC2650"/>
    <w:rsid w:val="00EC349A"/>
    <w:rsid w:val="00EC36BB"/>
    <w:rsid w:val="00EC3DCF"/>
    <w:rsid w:val="00EC4299"/>
    <w:rsid w:val="00EC55CB"/>
    <w:rsid w:val="00EC5E80"/>
    <w:rsid w:val="00EC6044"/>
    <w:rsid w:val="00EC6BF8"/>
    <w:rsid w:val="00EC764C"/>
    <w:rsid w:val="00EC7DD8"/>
    <w:rsid w:val="00ED0397"/>
    <w:rsid w:val="00ED089B"/>
    <w:rsid w:val="00ED1511"/>
    <w:rsid w:val="00ED1551"/>
    <w:rsid w:val="00ED251B"/>
    <w:rsid w:val="00ED32F7"/>
    <w:rsid w:val="00ED33C3"/>
    <w:rsid w:val="00ED37A0"/>
    <w:rsid w:val="00ED38C2"/>
    <w:rsid w:val="00ED3DE5"/>
    <w:rsid w:val="00ED515A"/>
    <w:rsid w:val="00ED524E"/>
    <w:rsid w:val="00ED5D6C"/>
    <w:rsid w:val="00ED5EBC"/>
    <w:rsid w:val="00ED6155"/>
    <w:rsid w:val="00ED798D"/>
    <w:rsid w:val="00EE02CF"/>
    <w:rsid w:val="00EE0364"/>
    <w:rsid w:val="00EE0AD7"/>
    <w:rsid w:val="00EE0C5C"/>
    <w:rsid w:val="00EE0EEC"/>
    <w:rsid w:val="00EE0F04"/>
    <w:rsid w:val="00EE19B3"/>
    <w:rsid w:val="00EE1B94"/>
    <w:rsid w:val="00EE2132"/>
    <w:rsid w:val="00EE2629"/>
    <w:rsid w:val="00EE275F"/>
    <w:rsid w:val="00EE29EF"/>
    <w:rsid w:val="00EE34B4"/>
    <w:rsid w:val="00EE47F6"/>
    <w:rsid w:val="00EE5427"/>
    <w:rsid w:val="00EE5E36"/>
    <w:rsid w:val="00EE6062"/>
    <w:rsid w:val="00EE6117"/>
    <w:rsid w:val="00EE6AC6"/>
    <w:rsid w:val="00EE70C2"/>
    <w:rsid w:val="00EE7721"/>
    <w:rsid w:val="00EE77EB"/>
    <w:rsid w:val="00EF078D"/>
    <w:rsid w:val="00EF1386"/>
    <w:rsid w:val="00EF2296"/>
    <w:rsid w:val="00EF23C8"/>
    <w:rsid w:val="00EF309C"/>
    <w:rsid w:val="00EF37EA"/>
    <w:rsid w:val="00EF53F0"/>
    <w:rsid w:val="00EF692A"/>
    <w:rsid w:val="00EF763E"/>
    <w:rsid w:val="00F00FBA"/>
    <w:rsid w:val="00F01524"/>
    <w:rsid w:val="00F01936"/>
    <w:rsid w:val="00F01D08"/>
    <w:rsid w:val="00F02383"/>
    <w:rsid w:val="00F027F0"/>
    <w:rsid w:val="00F043EF"/>
    <w:rsid w:val="00F0528B"/>
    <w:rsid w:val="00F05AE1"/>
    <w:rsid w:val="00F06251"/>
    <w:rsid w:val="00F067AC"/>
    <w:rsid w:val="00F0715B"/>
    <w:rsid w:val="00F0755D"/>
    <w:rsid w:val="00F102FE"/>
    <w:rsid w:val="00F12015"/>
    <w:rsid w:val="00F122F5"/>
    <w:rsid w:val="00F126BE"/>
    <w:rsid w:val="00F12AE9"/>
    <w:rsid w:val="00F13E46"/>
    <w:rsid w:val="00F13FDF"/>
    <w:rsid w:val="00F156FB"/>
    <w:rsid w:val="00F15D4D"/>
    <w:rsid w:val="00F15DFF"/>
    <w:rsid w:val="00F1645A"/>
    <w:rsid w:val="00F1651D"/>
    <w:rsid w:val="00F17557"/>
    <w:rsid w:val="00F17B14"/>
    <w:rsid w:val="00F17F35"/>
    <w:rsid w:val="00F17F51"/>
    <w:rsid w:val="00F21756"/>
    <w:rsid w:val="00F22127"/>
    <w:rsid w:val="00F225C7"/>
    <w:rsid w:val="00F22EA4"/>
    <w:rsid w:val="00F23208"/>
    <w:rsid w:val="00F23677"/>
    <w:rsid w:val="00F23900"/>
    <w:rsid w:val="00F2504E"/>
    <w:rsid w:val="00F250CF"/>
    <w:rsid w:val="00F266AB"/>
    <w:rsid w:val="00F26909"/>
    <w:rsid w:val="00F27467"/>
    <w:rsid w:val="00F30897"/>
    <w:rsid w:val="00F309E2"/>
    <w:rsid w:val="00F31047"/>
    <w:rsid w:val="00F315F1"/>
    <w:rsid w:val="00F31F0F"/>
    <w:rsid w:val="00F32B45"/>
    <w:rsid w:val="00F32C88"/>
    <w:rsid w:val="00F32EDD"/>
    <w:rsid w:val="00F33579"/>
    <w:rsid w:val="00F342CB"/>
    <w:rsid w:val="00F34472"/>
    <w:rsid w:val="00F346A6"/>
    <w:rsid w:val="00F34E5D"/>
    <w:rsid w:val="00F34F2F"/>
    <w:rsid w:val="00F36061"/>
    <w:rsid w:val="00F36392"/>
    <w:rsid w:val="00F3639D"/>
    <w:rsid w:val="00F36F01"/>
    <w:rsid w:val="00F40719"/>
    <w:rsid w:val="00F40764"/>
    <w:rsid w:val="00F40E33"/>
    <w:rsid w:val="00F41DE4"/>
    <w:rsid w:val="00F426F0"/>
    <w:rsid w:val="00F42D20"/>
    <w:rsid w:val="00F42FAB"/>
    <w:rsid w:val="00F4309E"/>
    <w:rsid w:val="00F43233"/>
    <w:rsid w:val="00F47F2B"/>
    <w:rsid w:val="00F51613"/>
    <w:rsid w:val="00F5190C"/>
    <w:rsid w:val="00F52865"/>
    <w:rsid w:val="00F52F14"/>
    <w:rsid w:val="00F53D35"/>
    <w:rsid w:val="00F54A40"/>
    <w:rsid w:val="00F55880"/>
    <w:rsid w:val="00F55D17"/>
    <w:rsid w:val="00F563F7"/>
    <w:rsid w:val="00F56DA3"/>
    <w:rsid w:val="00F57244"/>
    <w:rsid w:val="00F600E3"/>
    <w:rsid w:val="00F6019C"/>
    <w:rsid w:val="00F60C72"/>
    <w:rsid w:val="00F60D25"/>
    <w:rsid w:val="00F611F5"/>
    <w:rsid w:val="00F616C5"/>
    <w:rsid w:val="00F621DE"/>
    <w:rsid w:val="00F6266C"/>
    <w:rsid w:val="00F62E82"/>
    <w:rsid w:val="00F63269"/>
    <w:rsid w:val="00F6328A"/>
    <w:rsid w:val="00F63295"/>
    <w:rsid w:val="00F63FCE"/>
    <w:rsid w:val="00F63FD4"/>
    <w:rsid w:val="00F64254"/>
    <w:rsid w:val="00F650DD"/>
    <w:rsid w:val="00F65344"/>
    <w:rsid w:val="00F65854"/>
    <w:rsid w:val="00F65DEF"/>
    <w:rsid w:val="00F66359"/>
    <w:rsid w:val="00F6715E"/>
    <w:rsid w:val="00F67B74"/>
    <w:rsid w:val="00F70527"/>
    <w:rsid w:val="00F713EB"/>
    <w:rsid w:val="00F717AD"/>
    <w:rsid w:val="00F717CB"/>
    <w:rsid w:val="00F71D97"/>
    <w:rsid w:val="00F71F8C"/>
    <w:rsid w:val="00F721AC"/>
    <w:rsid w:val="00F7238D"/>
    <w:rsid w:val="00F72B4A"/>
    <w:rsid w:val="00F72EBB"/>
    <w:rsid w:val="00F7376D"/>
    <w:rsid w:val="00F73B51"/>
    <w:rsid w:val="00F73BCD"/>
    <w:rsid w:val="00F73CE8"/>
    <w:rsid w:val="00F74459"/>
    <w:rsid w:val="00F75584"/>
    <w:rsid w:val="00F7575E"/>
    <w:rsid w:val="00F76302"/>
    <w:rsid w:val="00F76482"/>
    <w:rsid w:val="00F76C9A"/>
    <w:rsid w:val="00F8072A"/>
    <w:rsid w:val="00F817F2"/>
    <w:rsid w:val="00F84BF1"/>
    <w:rsid w:val="00F84D15"/>
    <w:rsid w:val="00F85090"/>
    <w:rsid w:val="00F85242"/>
    <w:rsid w:val="00F8537E"/>
    <w:rsid w:val="00F85636"/>
    <w:rsid w:val="00F856DB"/>
    <w:rsid w:val="00F85BA4"/>
    <w:rsid w:val="00F85D51"/>
    <w:rsid w:val="00F86730"/>
    <w:rsid w:val="00F86797"/>
    <w:rsid w:val="00F87AAD"/>
    <w:rsid w:val="00F87CD0"/>
    <w:rsid w:val="00F87E4A"/>
    <w:rsid w:val="00F9105E"/>
    <w:rsid w:val="00F92450"/>
    <w:rsid w:val="00F92AE8"/>
    <w:rsid w:val="00F92FAC"/>
    <w:rsid w:val="00F936E4"/>
    <w:rsid w:val="00F93A3C"/>
    <w:rsid w:val="00F93CB4"/>
    <w:rsid w:val="00F93DFD"/>
    <w:rsid w:val="00F94CA5"/>
    <w:rsid w:val="00F96205"/>
    <w:rsid w:val="00F96470"/>
    <w:rsid w:val="00F96D32"/>
    <w:rsid w:val="00F97822"/>
    <w:rsid w:val="00F97AC2"/>
    <w:rsid w:val="00F97C1F"/>
    <w:rsid w:val="00F97D8B"/>
    <w:rsid w:val="00FA1AEF"/>
    <w:rsid w:val="00FA1FAA"/>
    <w:rsid w:val="00FA2068"/>
    <w:rsid w:val="00FA34E7"/>
    <w:rsid w:val="00FA3C4D"/>
    <w:rsid w:val="00FA42CA"/>
    <w:rsid w:val="00FA4B82"/>
    <w:rsid w:val="00FA530E"/>
    <w:rsid w:val="00FA5E79"/>
    <w:rsid w:val="00FA60AE"/>
    <w:rsid w:val="00FA63D3"/>
    <w:rsid w:val="00FA6C60"/>
    <w:rsid w:val="00FA6DEB"/>
    <w:rsid w:val="00FA7193"/>
    <w:rsid w:val="00FA7346"/>
    <w:rsid w:val="00FB0205"/>
    <w:rsid w:val="00FB084B"/>
    <w:rsid w:val="00FB1297"/>
    <w:rsid w:val="00FB1665"/>
    <w:rsid w:val="00FB1F97"/>
    <w:rsid w:val="00FB26F5"/>
    <w:rsid w:val="00FB28C4"/>
    <w:rsid w:val="00FB2CD4"/>
    <w:rsid w:val="00FB40B3"/>
    <w:rsid w:val="00FB4223"/>
    <w:rsid w:val="00FB43BA"/>
    <w:rsid w:val="00FB4B28"/>
    <w:rsid w:val="00FB6A2C"/>
    <w:rsid w:val="00FB71E5"/>
    <w:rsid w:val="00FC1BA7"/>
    <w:rsid w:val="00FC2498"/>
    <w:rsid w:val="00FC2AE7"/>
    <w:rsid w:val="00FC2C92"/>
    <w:rsid w:val="00FC3158"/>
    <w:rsid w:val="00FC32A9"/>
    <w:rsid w:val="00FC4459"/>
    <w:rsid w:val="00FC45FC"/>
    <w:rsid w:val="00FC5508"/>
    <w:rsid w:val="00FC6BB1"/>
    <w:rsid w:val="00FC76A5"/>
    <w:rsid w:val="00FC76BB"/>
    <w:rsid w:val="00FC7972"/>
    <w:rsid w:val="00FD0349"/>
    <w:rsid w:val="00FD09FA"/>
    <w:rsid w:val="00FD0F32"/>
    <w:rsid w:val="00FD1F14"/>
    <w:rsid w:val="00FD233C"/>
    <w:rsid w:val="00FD51B4"/>
    <w:rsid w:val="00FD5216"/>
    <w:rsid w:val="00FD54DF"/>
    <w:rsid w:val="00FD5B0B"/>
    <w:rsid w:val="00FD76C6"/>
    <w:rsid w:val="00FE0242"/>
    <w:rsid w:val="00FE03D9"/>
    <w:rsid w:val="00FE051F"/>
    <w:rsid w:val="00FE0846"/>
    <w:rsid w:val="00FE0E21"/>
    <w:rsid w:val="00FE1A35"/>
    <w:rsid w:val="00FE2369"/>
    <w:rsid w:val="00FE28EE"/>
    <w:rsid w:val="00FE2EF0"/>
    <w:rsid w:val="00FE30DF"/>
    <w:rsid w:val="00FE32E6"/>
    <w:rsid w:val="00FE46F2"/>
    <w:rsid w:val="00FE5248"/>
    <w:rsid w:val="00FE56EB"/>
    <w:rsid w:val="00FE5C9F"/>
    <w:rsid w:val="00FE6235"/>
    <w:rsid w:val="00FE6AAF"/>
    <w:rsid w:val="00FE6BCF"/>
    <w:rsid w:val="00FE73E0"/>
    <w:rsid w:val="00FF0472"/>
    <w:rsid w:val="00FF0858"/>
    <w:rsid w:val="00FF1AD7"/>
    <w:rsid w:val="00FF1C48"/>
    <w:rsid w:val="00FF1F25"/>
    <w:rsid w:val="00FF255B"/>
    <w:rsid w:val="00FF2AF3"/>
    <w:rsid w:val="00FF2FD9"/>
    <w:rsid w:val="00FF3340"/>
    <w:rsid w:val="00FF33EA"/>
    <w:rsid w:val="00FF3A36"/>
    <w:rsid w:val="00FF475A"/>
    <w:rsid w:val="00FF4AB5"/>
    <w:rsid w:val="00FF4ECA"/>
    <w:rsid w:val="00FF5805"/>
    <w:rsid w:val="00FF5AD5"/>
    <w:rsid w:val="00FF6161"/>
    <w:rsid w:val="00FF67B1"/>
    <w:rsid w:val="00FF6DAF"/>
    <w:rsid w:val="00FF7808"/>
    <w:rsid w:val="00FF7ABF"/>
    <w:rsid w:val="00FF7EDC"/>
    <w:rsid w:val="0101E486"/>
    <w:rsid w:val="014DE887"/>
    <w:rsid w:val="0158705B"/>
    <w:rsid w:val="016F5ACB"/>
    <w:rsid w:val="01BB926D"/>
    <w:rsid w:val="01BE4230"/>
    <w:rsid w:val="01CDA4A6"/>
    <w:rsid w:val="01D84476"/>
    <w:rsid w:val="0224325A"/>
    <w:rsid w:val="023D1ACE"/>
    <w:rsid w:val="0297E7D8"/>
    <w:rsid w:val="02B5F7E6"/>
    <w:rsid w:val="02E562CA"/>
    <w:rsid w:val="032AF975"/>
    <w:rsid w:val="033201AA"/>
    <w:rsid w:val="0356EB20"/>
    <w:rsid w:val="035EF681"/>
    <w:rsid w:val="038AE082"/>
    <w:rsid w:val="03BD8340"/>
    <w:rsid w:val="03C002BB"/>
    <w:rsid w:val="03C9A5BB"/>
    <w:rsid w:val="03CECE98"/>
    <w:rsid w:val="03FB46B7"/>
    <w:rsid w:val="048593E1"/>
    <w:rsid w:val="0498139C"/>
    <w:rsid w:val="057BDBF2"/>
    <w:rsid w:val="05A669CB"/>
    <w:rsid w:val="05C58213"/>
    <w:rsid w:val="05EB3206"/>
    <w:rsid w:val="06A032D4"/>
    <w:rsid w:val="06A34A54"/>
    <w:rsid w:val="0728D171"/>
    <w:rsid w:val="073DDFD5"/>
    <w:rsid w:val="07714D48"/>
    <w:rsid w:val="07BADC1E"/>
    <w:rsid w:val="07C09050"/>
    <w:rsid w:val="07D6953D"/>
    <w:rsid w:val="07DAD965"/>
    <w:rsid w:val="07EDF0CB"/>
    <w:rsid w:val="083BB45D"/>
    <w:rsid w:val="0846C872"/>
    <w:rsid w:val="0890049B"/>
    <w:rsid w:val="08AFBE0E"/>
    <w:rsid w:val="08F6F010"/>
    <w:rsid w:val="08F889CE"/>
    <w:rsid w:val="0921D28C"/>
    <w:rsid w:val="098F1BAE"/>
    <w:rsid w:val="09940B97"/>
    <w:rsid w:val="09B0B898"/>
    <w:rsid w:val="09B87DA2"/>
    <w:rsid w:val="09EAB4D8"/>
    <w:rsid w:val="09EE0796"/>
    <w:rsid w:val="0A17B5B1"/>
    <w:rsid w:val="0A20892B"/>
    <w:rsid w:val="0A541084"/>
    <w:rsid w:val="0A627D16"/>
    <w:rsid w:val="0A7FA584"/>
    <w:rsid w:val="0AA48844"/>
    <w:rsid w:val="0AA8C37D"/>
    <w:rsid w:val="0AC7BA10"/>
    <w:rsid w:val="0ADBB51D"/>
    <w:rsid w:val="0B01C29D"/>
    <w:rsid w:val="0B121B5C"/>
    <w:rsid w:val="0B1D6799"/>
    <w:rsid w:val="0B58E8FE"/>
    <w:rsid w:val="0B95C7D2"/>
    <w:rsid w:val="0B9E4494"/>
    <w:rsid w:val="0BCB4216"/>
    <w:rsid w:val="0BD99328"/>
    <w:rsid w:val="0BDBBAE0"/>
    <w:rsid w:val="0BDDDEAE"/>
    <w:rsid w:val="0BED303F"/>
    <w:rsid w:val="0C1CD8D2"/>
    <w:rsid w:val="0C1F80E5"/>
    <w:rsid w:val="0C206D25"/>
    <w:rsid w:val="0C4288C4"/>
    <w:rsid w:val="0C45514B"/>
    <w:rsid w:val="0C63439D"/>
    <w:rsid w:val="0C6DF2AF"/>
    <w:rsid w:val="0C890211"/>
    <w:rsid w:val="0C9369D5"/>
    <w:rsid w:val="0CBF879A"/>
    <w:rsid w:val="0CC81B3F"/>
    <w:rsid w:val="0CE93FD4"/>
    <w:rsid w:val="0CF421E7"/>
    <w:rsid w:val="0D1FB310"/>
    <w:rsid w:val="0DB6C3AF"/>
    <w:rsid w:val="0DC92CD7"/>
    <w:rsid w:val="0DD3774D"/>
    <w:rsid w:val="0DF126AD"/>
    <w:rsid w:val="0E1DEB13"/>
    <w:rsid w:val="0E7226F8"/>
    <w:rsid w:val="0E88DA9E"/>
    <w:rsid w:val="0EBEE808"/>
    <w:rsid w:val="0F4D5ED5"/>
    <w:rsid w:val="0F685737"/>
    <w:rsid w:val="0FA23EC5"/>
    <w:rsid w:val="0FB6B241"/>
    <w:rsid w:val="103B8AD1"/>
    <w:rsid w:val="1057D8E2"/>
    <w:rsid w:val="1062FFC7"/>
    <w:rsid w:val="106F5FA5"/>
    <w:rsid w:val="10711E3F"/>
    <w:rsid w:val="10B659E2"/>
    <w:rsid w:val="10CFA232"/>
    <w:rsid w:val="10E735FD"/>
    <w:rsid w:val="11081F44"/>
    <w:rsid w:val="1149D4E7"/>
    <w:rsid w:val="116A336F"/>
    <w:rsid w:val="119216E0"/>
    <w:rsid w:val="11993A79"/>
    <w:rsid w:val="11EE04C7"/>
    <w:rsid w:val="11EF01C3"/>
    <w:rsid w:val="120655E7"/>
    <w:rsid w:val="12111F56"/>
    <w:rsid w:val="12AAD9DC"/>
    <w:rsid w:val="12ADE2FF"/>
    <w:rsid w:val="12AF8C75"/>
    <w:rsid w:val="12BB7FCA"/>
    <w:rsid w:val="12E8F58F"/>
    <w:rsid w:val="13111789"/>
    <w:rsid w:val="134372DB"/>
    <w:rsid w:val="13625CB4"/>
    <w:rsid w:val="13E88B38"/>
    <w:rsid w:val="13EE6D75"/>
    <w:rsid w:val="142A6645"/>
    <w:rsid w:val="1437E484"/>
    <w:rsid w:val="14579349"/>
    <w:rsid w:val="14BD96DC"/>
    <w:rsid w:val="14E7A459"/>
    <w:rsid w:val="14F354A2"/>
    <w:rsid w:val="15775839"/>
    <w:rsid w:val="158166F5"/>
    <w:rsid w:val="15C9F77C"/>
    <w:rsid w:val="15CE1259"/>
    <w:rsid w:val="15E72D37"/>
    <w:rsid w:val="15E98F34"/>
    <w:rsid w:val="16043196"/>
    <w:rsid w:val="16052870"/>
    <w:rsid w:val="16171F9F"/>
    <w:rsid w:val="16A79B5D"/>
    <w:rsid w:val="16B01593"/>
    <w:rsid w:val="16BAB20F"/>
    <w:rsid w:val="16C079CB"/>
    <w:rsid w:val="16D61013"/>
    <w:rsid w:val="16F841B9"/>
    <w:rsid w:val="17050C3B"/>
    <w:rsid w:val="170C8864"/>
    <w:rsid w:val="1784BAEE"/>
    <w:rsid w:val="178A3399"/>
    <w:rsid w:val="17A8FA94"/>
    <w:rsid w:val="17B367DD"/>
    <w:rsid w:val="17DC6950"/>
    <w:rsid w:val="1809DF64"/>
    <w:rsid w:val="1832FBA0"/>
    <w:rsid w:val="183C2410"/>
    <w:rsid w:val="184CFCFB"/>
    <w:rsid w:val="1899ECCE"/>
    <w:rsid w:val="18A16859"/>
    <w:rsid w:val="1921FA3F"/>
    <w:rsid w:val="19386DC1"/>
    <w:rsid w:val="196B2DBA"/>
    <w:rsid w:val="1972C5BC"/>
    <w:rsid w:val="19A7BD73"/>
    <w:rsid w:val="19AE7756"/>
    <w:rsid w:val="19AF52EC"/>
    <w:rsid w:val="19F2B90C"/>
    <w:rsid w:val="1A00BA80"/>
    <w:rsid w:val="1A2ECB02"/>
    <w:rsid w:val="1A4DB4DB"/>
    <w:rsid w:val="1A556776"/>
    <w:rsid w:val="1A8AF959"/>
    <w:rsid w:val="1A9FEDB6"/>
    <w:rsid w:val="1B108E30"/>
    <w:rsid w:val="1B2EA852"/>
    <w:rsid w:val="1B49F139"/>
    <w:rsid w:val="1BC12EF3"/>
    <w:rsid w:val="1BE07102"/>
    <w:rsid w:val="1C399B1B"/>
    <w:rsid w:val="1C3DF195"/>
    <w:rsid w:val="1C62A52E"/>
    <w:rsid w:val="1C830FC2"/>
    <w:rsid w:val="1C9FA74E"/>
    <w:rsid w:val="1CDF5E35"/>
    <w:rsid w:val="1CE04FA3"/>
    <w:rsid w:val="1D15CA43"/>
    <w:rsid w:val="1D1CB120"/>
    <w:rsid w:val="1D24EF02"/>
    <w:rsid w:val="1D31B38D"/>
    <w:rsid w:val="1D3C8C6D"/>
    <w:rsid w:val="1D499A57"/>
    <w:rsid w:val="1D55F36C"/>
    <w:rsid w:val="1D96F616"/>
    <w:rsid w:val="1E130221"/>
    <w:rsid w:val="1E2D430E"/>
    <w:rsid w:val="1E482EF2"/>
    <w:rsid w:val="1E546C40"/>
    <w:rsid w:val="1E76AD54"/>
    <w:rsid w:val="1EA477E3"/>
    <w:rsid w:val="1EBFD3A3"/>
    <w:rsid w:val="1EE6AC4B"/>
    <w:rsid w:val="1F0ABA61"/>
    <w:rsid w:val="1F0E9CA7"/>
    <w:rsid w:val="1F180FEF"/>
    <w:rsid w:val="1F2DD78C"/>
    <w:rsid w:val="1F6B15E1"/>
    <w:rsid w:val="1F8A5C27"/>
    <w:rsid w:val="1FBC9753"/>
    <w:rsid w:val="1FD1C762"/>
    <w:rsid w:val="203828E8"/>
    <w:rsid w:val="20440010"/>
    <w:rsid w:val="20465BFF"/>
    <w:rsid w:val="204CD38D"/>
    <w:rsid w:val="207807AC"/>
    <w:rsid w:val="209352DC"/>
    <w:rsid w:val="20993FDC"/>
    <w:rsid w:val="20BA795D"/>
    <w:rsid w:val="20BD833F"/>
    <w:rsid w:val="20F7A84F"/>
    <w:rsid w:val="2113F26E"/>
    <w:rsid w:val="214E648F"/>
    <w:rsid w:val="215F5820"/>
    <w:rsid w:val="216B39AA"/>
    <w:rsid w:val="2199131D"/>
    <w:rsid w:val="21A13C74"/>
    <w:rsid w:val="21B214D3"/>
    <w:rsid w:val="2208C361"/>
    <w:rsid w:val="220F6F1B"/>
    <w:rsid w:val="225FAC94"/>
    <w:rsid w:val="226F4FE1"/>
    <w:rsid w:val="227FBA75"/>
    <w:rsid w:val="22BC0185"/>
    <w:rsid w:val="22BF7B22"/>
    <w:rsid w:val="22F050DC"/>
    <w:rsid w:val="22FFABA5"/>
    <w:rsid w:val="23137C24"/>
    <w:rsid w:val="233875C7"/>
    <w:rsid w:val="2360EE40"/>
    <w:rsid w:val="236289E7"/>
    <w:rsid w:val="23738045"/>
    <w:rsid w:val="239FF2D2"/>
    <w:rsid w:val="23DEFB94"/>
    <w:rsid w:val="2410D81E"/>
    <w:rsid w:val="247AC659"/>
    <w:rsid w:val="24995623"/>
    <w:rsid w:val="249FFE8E"/>
    <w:rsid w:val="24BA7FA6"/>
    <w:rsid w:val="24C37B68"/>
    <w:rsid w:val="24E7A2A3"/>
    <w:rsid w:val="24E8BF5A"/>
    <w:rsid w:val="253D51BD"/>
    <w:rsid w:val="2544B2F8"/>
    <w:rsid w:val="25552386"/>
    <w:rsid w:val="25A3BEDA"/>
    <w:rsid w:val="25A6A2CB"/>
    <w:rsid w:val="25ACA270"/>
    <w:rsid w:val="25B78190"/>
    <w:rsid w:val="25B8CC2C"/>
    <w:rsid w:val="25C0EB88"/>
    <w:rsid w:val="25F05F17"/>
    <w:rsid w:val="2652E16D"/>
    <w:rsid w:val="266EB015"/>
    <w:rsid w:val="2689180B"/>
    <w:rsid w:val="26A0ABD6"/>
    <w:rsid w:val="26E93A2D"/>
    <w:rsid w:val="271E6DA0"/>
    <w:rsid w:val="27253CDF"/>
    <w:rsid w:val="27436707"/>
    <w:rsid w:val="27A16A3A"/>
    <w:rsid w:val="27B9E8F7"/>
    <w:rsid w:val="27BB77FE"/>
    <w:rsid w:val="27CBC992"/>
    <w:rsid w:val="27D5DE3B"/>
    <w:rsid w:val="27E6ED47"/>
    <w:rsid w:val="27F8B438"/>
    <w:rsid w:val="28831991"/>
    <w:rsid w:val="28A24C9F"/>
    <w:rsid w:val="28B1872D"/>
    <w:rsid w:val="28BCC1BA"/>
    <w:rsid w:val="28CA1982"/>
    <w:rsid w:val="2931D9BB"/>
    <w:rsid w:val="29363E0F"/>
    <w:rsid w:val="293A76D6"/>
    <w:rsid w:val="295DD977"/>
    <w:rsid w:val="296EED29"/>
    <w:rsid w:val="29A6C0D6"/>
    <w:rsid w:val="29AC1C57"/>
    <w:rsid w:val="29BE0CDB"/>
    <w:rsid w:val="29D9AD0F"/>
    <w:rsid w:val="29E50898"/>
    <w:rsid w:val="29FED3DF"/>
    <w:rsid w:val="2A466F9F"/>
    <w:rsid w:val="2A4FB56E"/>
    <w:rsid w:val="2AC17648"/>
    <w:rsid w:val="2B00AB1C"/>
    <w:rsid w:val="2B2FA3E1"/>
    <w:rsid w:val="2B5CC5E0"/>
    <w:rsid w:val="2BA797B2"/>
    <w:rsid w:val="2BD77C74"/>
    <w:rsid w:val="2BDCEB57"/>
    <w:rsid w:val="2BF4F9F4"/>
    <w:rsid w:val="2BFD735F"/>
    <w:rsid w:val="2C21A4FB"/>
    <w:rsid w:val="2C8F91B5"/>
    <w:rsid w:val="2CBBB3D2"/>
    <w:rsid w:val="2CEBE415"/>
    <w:rsid w:val="2D52B93A"/>
    <w:rsid w:val="2D7B609E"/>
    <w:rsid w:val="2DE09084"/>
    <w:rsid w:val="2E297E6C"/>
    <w:rsid w:val="2E3E6CBC"/>
    <w:rsid w:val="2E5DF1C3"/>
    <w:rsid w:val="2EBB3557"/>
    <w:rsid w:val="2EC34A76"/>
    <w:rsid w:val="2F10C568"/>
    <w:rsid w:val="2F2BA92F"/>
    <w:rsid w:val="2F4BE936"/>
    <w:rsid w:val="2F50FABB"/>
    <w:rsid w:val="2F8B8350"/>
    <w:rsid w:val="2FF3F679"/>
    <w:rsid w:val="300F173F"/>
    <w:rsid w:val="300F7E8A"/>
    <w:rsid w:val="3021F140"/>
    <w:rsid w:val="30ADED2B"/>
    <w:rsid w:val="310F52D0"/>
    <w:rsid w:val="312BE738"/>
    <w:rsid w:val="3139C80D"/>
    <w:rsid w:val="320176DC"/>
    <w:rsid w:val="3224321F"/>
    <w:rsid w:val="323641D7"/>
    <w:rsid w:val="32409B3A"/>
    <w:rsid w:val="3249D993"/>
    <w:rsid w:val="3278D5A1"/>
    <w:rsid w:val="327D3899"/>
    <w:rsid w:val="333EFE47"/>
    <w:rsid w:val="335C7FD3"/>
    <w:rsid w:val="3362E3BD"/>
    <w:rsid w:val="3368FBD9"/>
    <w:rsid w:val="336EF34A"/>
    <w:rsid w:val="33A5468C"/>
    <w:rsid w:val="33B752ED"/>
    <w:rsid w:val="33D3523B"/>
    <w:rsid w:val="33E950F0"/>
    <w:rsid w:val="33F24A13"/>
    <w:rsid w:val="33FE6DAA"/>
    <w:rsid w:val="3404F96F"/>
    <w:rsid w:val="340DEF5E"/>
    <w:rsid w:val="342AAB5C"/>
    <w:rsid w:val="3491243D"/>
    <w:rsid w:val="349F68CB"/>
    <w:rsid w:val="34AAD8A0"/>
    <w:rsid w:val="34CB8C0F"/>
    <w:rsid w:val="34CD5DD5"/>
    <w:rsid w:val="34FA27C0"/>
    <w:rsid w:val="34FCB776"/>
    <w:rsid w:val="35390324"/>
    <w:rsid w:val="354513C2"/>
    <w:rsid w:val="35473E0B"/>
    <w:rsid w:val="35AEAAA8"/>
    <w:rsid w:val="35C4E0F9"/>
    <w:rsid w:val="35D64B55"/>
    <w:rsid w:val="35D91874"/>
    <w:rsid w:val="35DA01F0"/>
    <w:rsid w:val="35F0CC6D"/>
    <w:rsid w:val="35FE74EC"/>
    <w:rsid w:val="36202771"/>
    <w:rsid w:val="362836F0"/>
    <w:rsid w:val="36325F00"/>
    <w:rsid w:val="3691976B"/>
    <w:rsid w:val="36B8C48F"/>
    <w:rsid w:val="36BC5F46"/>
    <w:rsid w:val="36BE6A60"/>
    <w:rsid w:val="36F576B4"/>
    <w:rsid w:val="37052AAA"/>
    <w:rsid w:val="3739CD12"/>
    <w:rsid w:val="375DA08B"/>
    <w:rsid w:val="3770ECC6"/>
    <w:rsid w:val="377858A3"/>
    <w:rsid w:val="379957BC"/>
    <w:rsid w:val="37ED9DDD"/>
    <w:rsid w:val="38122CF9"/>
    <w:rsid w:val="389B602E"/>
    <w:rsid w:val="38BC2248"/>
    <w:rsid w:val="38C5BB36"/>
    <w:rsid w:val="38E11C66"/>
    <w:rsid w:val="38EB8160"/>
    <w:rsid w:val="3956479D"/>
    <w:rsid w:val="3987A69B"/>
    <w:rsid w:val="399908E5"/>
    <w:rsid w:val="39A1E47E"/>
    <w:rsid w:val="3A3CF306"/>
    <w:rsid w:val="3A3D7EEB"/>
    <w:rsid w:val="3A4F39EF"/>
    <w:rsid w:val="3AACCE41"/>
    <w:rsid w:val="3AC73A6F"/>
    <w:rsid w:val="3AD1F7C1"/>
    <w:rsid w:val="3AE17536"/>
    <w:rsid w:val="3AEA0B7E"/>
    <w:rsid w:val="3B3C9F59"/>
    <w:rsid w:val="3B5DC554"/>
    <w:rsid w:val="3BEAAAE6"/>
    <w:rsid w:val="3C397D01"/>
    <w:rsid w:val="3C515293"/>
    <w:rsid w:val="3C5617B9"/>
    <w:rsid w:val="3C725FC6"/>
    <w:rsid w:val="3C7C1610"/>
    <w:rsid w:val="3C8A83C8"/>
    <w:rsid w:val="3CBDB760"/>
    <w:rsid w:val="3D1C37B9"/>
    <w:rsid w:val="3D2B3C23"/>
    <w:rsid w:val="3D373FE4"/>
    <w:rsid w:val="3D426B47"/>
    <w:rsid w:val="3D5387AC"/>
    <w:rsid w:val="3D642E77"/>
    <w:rsid w:val="3DB074A8"/>
    <w:rsid w:val="3DBEB4BB"/>
    <w:rsid w:val="3DEA19D4"/>
    <w:rsid w:val="3E102BBC"/>
    <w:rsid w:val="3E184B18"/>
    <w:rsid w:val="3E9097A6"/>
    <w:rsid w:val="3E952BE6"/>
    <w:rsid w:val="3EA5F79C"/>
    <w:rsid w:val="3ED3D7C3"/>
    <w:rsid w:val="3EDA0352"/>
    <w:rsid w:val="3EECD09E"/>
    <w:rsid w:val="3F505ABE"/>
    <w:rsid w:val="3F8E6B96"/>
    <w:rsid w:val="3F8ED8AC"/>
    <w:rsid w:val="3FF1BD55"/>
    <w:rsid w:val="3FF55822"/>
    <w:rsid w:val="4000FEF3"/>
    <w:rsid w:val="404724D2"/>
    <w:rsid w:val="4054098B"/>
    <w:rsid w:val="4094DA13"/>
    <w:rsid w:val="409E9636"/>
    <w:rsid w:val="40BE7B73"/>
    <w:rsid w:val="40E8156A"/>
    <w:rsid w:val="40EC2B1F"/>
    <w:rsid w:val="40FB7BF5"/>
    <w:rsid w:val="4103D36F"/>
    <w:rsid w:val="41493297"/>
    <w:rsid w:val="414E5251"/>
    <w:rsid w:val="41775896"/>
    <w:rsid w:val="418A60A4"/>
    <w:rsid w:val="41C50D5E"/>
    <w:rsid w:val="4211A414"/>
    <w:rsid w:val="42511869"/>
    <w:rsid w:val="427CEEF8"/>
    <w:rsid w:val="42E60329"/>
    <w:rsid w:val="42F3A9C1"/>
    <w:rsid w:val="4300B5B8"/>
    <w:rsid w:val="431DA020"/>
    <w:rsid w:val="432501B9"/>
    <w:rsid w:val="43439687"/>
    <w:rsid w:val="434927D3"/>
    <w:rsid w:val="437E2E1C"/>
    <w:rsid w:val="4399594F"/>
    <w:rsid w:val="43A3FA3A"/>
    <w:rsid w:val="443B3507"/>
    <w:rsid w:val="443E67C8"/>
    <w:rsid w:val="44415C25"/>
    <w:rsid w:val="447B6A9D"/>
    <w:rsid w:val="448F2C65"/>
    <w:rsid w:val="44907707"/>
    <w:rsid w:val="449691CC"/>
    <w:rsid w:val="44FC30D0"/>
    <w:rsid w:val="450B7369"/>
    <w:rsid w:val="4541026D"/>
    <w:rsid w:val="45618522"/>
    <w:rsid w:val="45A25E30"/>
    <w:rsid w:val="45CD209F"/>
    <w:rsid w:val="45CF1518"/>
    <w:rsid w:val="45F179B2"/>
    <w:rsid w:val="4622F856"/>
    <w:rsid w:val="4626DF98"/>
    <w:rsid w:val="4639329C"/>
    <w:rsid w:val="46596B62"/>
    <w:rsid w:val="46E383E5"/>
    <w:rsid w:val="46F39D4B"/>
    <w:rsid w:val="47028082"/>
    <w:rsid w:val="471E432D"/>
    <w:rsid w:val="477314F3"/>
    <w:rsid w:val="47A246FA"/>
    <w:rsid w:val="47D502FD"/>
    <w:rsid w:val="47EB0434"/>
    <w:rsid w:val="47EBA787"/>
    <w:rsid w:val="47F16116"/>
    <w:rsid w:val="481591F5"/>
    <w:rsid w:val="4835E996"/>
    <w:rsid w:val="48360F65"/>
    <w:rsid w:val="483AD561"/>
    <w:rsid w:val="485774E6"/>
    <w:rsid w:val="4887B81A"/>
    <w:rsid w:val="488B1CD3"/>
    <w:rsid w:val="48A6D4E6"/>
    <w:rsid w:val="48D2A378"/>
    <w:rsid w:val="48F95A14"/>
    <w:rsid w:val="494A9191"/>
    <w:rsid w:val="49646C18"/>
    <w:rsid w:val="4970D35E"/>
    <w:rsid w:val="49E956EB"/>
    <w:rsid w:val="4A2910CF"/>
    <w:rsid w:val="4A974376"/>
    <w:rsid w:val="4A9A1095"/>
    <w:rsid w:val="4B0CA3BF"/>
    <w:rsid w:val="4B22A4F6"/>
    <w:rsid w:val="4BDFA498"/>
    <w:rsid w:val="4C5D3AA2"/>
    <w:rsid w:val="4C6A4D36"/>
    <w:rsid w:val="4C8C7763"/>
    <w:rsid w:val="4CAE039F"/>
    <w:rsid w:val="4CC2F602"/>
    <w:rsid w:val="4D4B7CDA"/>
    <w:rsid w:val="4D761223"/>
    <w:rsid w:val="4D9FDBD5"/>
    <w:rsid w:val="4DB55D9B"/>
    <w:rsid w:val="4DDF66D4"/>
    <w:rsid w:val="4DFA438B"/>
    <w:rsid w:val="4E0765AD"/>
    <w:rsid w:val="4E324D95"/>
    <w:rsid w:val="4EAD0B9E"/>
    <w:rsid w:val="4EC890E0"/>
    <w:rsid w:val="4EEA5D08"/>
    <w:rsid w:val="4EFE70E4"/>
    <w:rsid w:val="4F1CDEE7"/>
    <w:rsid w:val="4F33D4B4"/>
    <w:rsid w:val="4F6C20CB"/>
    <w:rsid w:val="4F9E90BE"/>
    <w:rsid w:val="4FAD8079"/>
    <w:rsid w:val="4FD0B844"/>
    <w:rsid w:val="4FDACB0B"/>
    <w:rsid w:val="4FE62C50"/>
    <w:rsid w:val="501027B9"/>
    <w:rsid w:val="50136972"/>
    <w:rsid w:val="50AC89F6"/>
    <w:rsid w:val="50E1E7A2"/>
    <w:rsid w:val="51524977"/>
    <w:rsid w:val="51861DD5"/>
    <w:rsid w:val="52485A57"/>
    <w:rsid w:val="52F45547"/>
    <w:rsid w:val="52F9BEA7"/>
    <w:rsid w:val="5302777D"/>
    <w:rsid w:val="5325AF48"/>
    <w:rsid w:val="5374391D"/>
    <w:rsid w:val="5488AC51"/>
    <w:rsid w:val="54BDC92F"/>
    <w:rsid w:val="54FD6F18"/>
    <w:rsid w:val="5506C9F6"/>
    <w:rsid w:val="5516309C"/>
    <w:rsid w:val="5516CBDB"/>
    <w:rsid w:val="551A1BC7"/>
    <w:rsid w:val="55741D17"/>
    <w:rsid w:val="55C0CEBB"/>
    <w:rsid w:val="55D417FB"/>
    <w:rsid w:val="561A28AE"/>
    <w:rsid w:val="565479C8"/>
    <w:rsid w:val="5679B259"/>
    <w:rsid w:val="569349F5"/>
    <w:rsid w:val="5696F5F8"/>
    <w:rsid w:val="569B9B27"/>
    <w:rsid w:val="56A197B0"/>
    <w:rsid w:val="56CD41A5"/>
    <w:rsid w:val="56F35B33"/>
    <w:rsid w:val="570D4AFE"/>
    <w:rsid w:val="57466B1C"/>
    <w:rsid w:val="5778939D"/>
    <w:rsid w:val="5800EDE4"/>
    <w:rsid w:val="5855469F"/>
    <w:rsid w:val="5892DA5B"/>
    <w:rsid w:val="589FA26E"/>
    <w:rsid w:val="58B0B607"/>
    <w:rsid w:val="5942E274"/>
    <w:rsid w:val="594E6E72"/>
    <w:rsid w:val="596DD31D"/>
    <w:rsid w:val="598CB35C"/>
    <w:rsid w:val="599DE6F5"/>
    <w:rsid w:val="599E1473"/>
    <w:rsid w:val="59A1235B"/>
    <w:rsid w:val="59AB3695"/>
    <w:rsid w:val="59DF6EE4"/>
    <w:rsid w:val="59E4DC62"/>
    <w:rsid w:val="59E966BF"/>
    <w:rsid w:val="59FEA1AC"/>
    <w:rsid w:val="5A10791E"/>
    <w:rsid w:val="5A147985"/>
    <w:rsid w:val="5A227997"/>
    <w:rsid w:val="5A498127"/>
    <w:rsid w:val="5A4A1DF0"/>
    <w:rsid w:val="5A531CC5"/>
    <w:rsid w:val="5A59D6D1"/>
    <w:rsid w:val="5A5F1F6B"/>
    <w:rsid w:val="5A5FEC4E"/>
    <w:rsid w:val="5AC57246"/>
    <w:rsid w:val="5B1447F8"/>
    <w:rsid w:val="5B870307"/>
    <w:rsid w:val="5BC4F997"/>
    <w:rsid w:val="5BD1FC86"/>
    <w:rsid w:val="5BE1719E"/>
    <w:rsid w:val="5C0CA4B8"/>
    <w:rsid w:val="5C13A775"/>
    <w:rsid w:val="5C277AAA"/>
    <w:rsid w:val="5C5A1869"/>
    <w:rsid w:val="5C5F6AA6"/>
    <w:rsid w:val="5CB0191A"/>
    <w:rsid w:val="5CBCF27A"/>
    <w:rsid w:val="5D025E14"/>
    <w:rsid w:val="5D1B906F"/>
    <w:rsid w:val="5D29BBEC"/>
    <w:rsid w:val="5D6CE694"/>
    <w:rsid w:val="5D83E1B6"/>
    <w:rsid w:val="5D9F14F4"/>
    <w:rsid w:val="5DA0BD0E"/>
    <w:rsid w:val="5DA96F0C"/>
    <w:rsid w:val="5DC6999A"/>
    <w:rsid w:val="5E2C0437"/>
    <w:rsid w:val="5EA6C1E8"/>
    <w:rsid w:val="5ED62964"/>
    <w:rsid w:val="5EF40C4B"/>
    <w:rsid w:val="5F0BBF66"/>
    <w:rsid w:val="60285695"/>
    <w:rsid w:val="604754D8"/>
    <w:rsid w:val="60AA9175"/>
    <w:rsid w:val="60E3CD40"/>
    <w:rsid w:val="616241C3"/>
    <w:rsid w:val="6194F629"/>
    <w:rsid w:val="61BBECF6"/>
    <w:rsid w:val="61F18126"/>
    <w:rsid w:val="61F18D3C"/>
    <w:rsid w:val="6222D57E"/>
    <w:rsid w:val="6236C233"/>
    <w:rsid w:val="6246B785"/>
    <w:rsid w:val="6287BCFD"/>
    <w:rsid w:val="62C1D94A"/>
    <w:rsid w:val="62D7DDD0"/>
    <w:rsid w:val="62FF4114"/>
    <w:rsid w:val="6335BEB8"/>
    <w:rsid w:val="6375BD79"/>
    <w:rsid w:val="6378F783"/>
    <w:rsid w:val="63AECBCE"/>
    <w:rsid w:val="63DDD28D"/>
    <w:rsid w:val="63E71A72"/>
    <w:rsid w:val="6404A385"/>
    <w:rsid w:val="641B35EC"/>
    <w:rsid w:val="643445AC"/>
    <w:rsid w:val="64349AB7"/>
    <w:rsid w:val="6473C3A6"/>
    <w:rsid w:val="647A0B7D"/>
    <w:rsid w:val="64AA85E4"/>
    <w:rsid w:val="64B21D23"/>
    <w:rsid w:val="64C9D55F"/>
    <w:rsid w:val="64DB420C"/>
    <w:rsid w:val="64E7DF10"/>
    <w:rsid w:val="6505E2A9"/>
    <w:rsid w:val="65118DDA"/>
    <w:rsid w:val="651FB42F"/>
    <w:rsid w:val="6576A82A"/>
    <w:rsid w:val="6576D063"/>
    <w:rsid w:val="65B950D6"/>
    <w:rsid w:val="65C3F146"/>
    <w:rsid w:val="65CF04FF"/>
    <w:rsid w:val="65D8EAC3"/>
    <w:rsid w:val="65DCB401"/>
    <w:rsid w:val="665E0B18"/>
    <w:rsid w:val="66AB3549"/>
    <w:rsid w:val="66EB0D4D"/>
    <w:rsid w:val="66EE8F10"/>
    <w:rsid w:val="67354138"/>
    <w:rsid w:val="6745A445"/>
    <w:rsid w:val="679DC72F"/>
    <w:rsid w:val="67B65B00"/>
    <w:rsid w:val="67D49B1C"/>
    <w:rsid w:val="67EC8380"/>
    <w:rsid w:val="680D5423"/>
    <w:rsid w:val="681652F8"/>
    <w:rsid w:val="684B0F01"/>
    <w:rsid w:val="687CB7E3"/>
    <w:rsid w:val="687F9095"/>
    <w:rsid w:val="69194F46"/>
    <w:rsid w:val="691BD20F"/>
    <w:rsid w:val="691BDCA7"/>
    <w:rsid w:val="691F123D"/>
    <w:rsid w:val="6956892B"/>
    <w:rsid w:val="6965F302"/>
    <w:rsid w:val="697BE5A3"/>
    <w:rsid w:val="69A1771E"/>
    <w:rsid w:val="69AB1FE6"/>
    <w:rsid w:val="6A48EAFC"/>
    <w:rsid w:val="6A5431E2"/>
    <w:rsid w:val="6A926A3B"/>
    <w:rsid w:val="6ADC2DC8"/>
    <w:rsid w:val="6B46F047"/>
    <w:rsid w:val="6B5E1516"/>
    <w:rsid w:val="6B73C367"/>
    <w:rsid w:val="6B8691D5"/>
    <w:rsid w:val="6BCB7D31"/>
    <w:rsid w:val="6BCDB82B"/>
    <w:rsid w:val="6BE7D4A4"/>
    <w:rsid w:val="6C16412F"/>
    <w:rsid w:val="6C22C141"/>
    <w:rsid w:val="6C4569C0"/>
    <w:rsid w:val="6C47074C"/>
    <w:rsid w:val="6C5C62A2"/>
    <w:rsid w:val="6C658289"/>
    <w:rsid w:val="6CA7A44E"/>
    <w:rsid w:val="6CBEB43F"/>
    <w:rsid w:val="6CBF2CE0"/>
    <w:rsid w:val="6CD16607"/>
    <w:rsid w:val="6CE1070F"/>
    <w:rsid w:val="6CE824F1"/>
    <w:rsid w:val="6D096354"/>
    <w:rsid w:val="6D0B9CA0"/>
    <w:rsid w:val="6D1998BF"/>
    <w:rsid w:val="6D5EDF68"/>
    <w:rsid w:val="6D7470AF"/>
    <w:rsid w:val="6D7932C2"/>
    <w:rsid w:val="6D951E43"/>
    <w:rsid w:val="6DC97385"/>
    <w:rsid w:val="6DE68453"/>
    <w:rsid w:val="6DFAE5FB"/>
    <w:rsid w:val="6E4374AF"/>
    <w:rsid w:val="6E500CD0"/>
    <w:rsid w:val="6E76667E"/>
    <w:rsid w:val="6EA81561"/>
    <w:rsid w:val="6EC2A2BF"/>
    <w:rsid w:val="6F135997"/>
    <w:rsid w:val="6FBEDA43"/>
    <w:rsid w:val="6FCE0DBA"/>
    <w:rsid w:val="6FD1D422"/>
    <w:rsid w:val="702E7BC6"/>
    <w:rsid w:val="70549FD2"/>
    <w:rsid w:val="70994727"/>
    <w:rsid w:val="709FA72E"/>
    <w:rsid w:val="7108D44F"/>
    <w:rsid w:val="71228DD6"/>
    <w:rsid w:val="7178F26D"/>
    <w:rsid w:val="717AC36D"/>
    <w:rsid w:val="719DADAD"/>
    <w:rsid w:val="72083D20"/>
    <w:rsid w:val="7237D4F0"/>
    <w:rsid w:val="726A0996"/>
    <w:rsid w:val="727E5F76"/>
    <w:rsid w:val="729EC0DF"/>
    <w:rsid w:val="732365C3"/>
    <w:rsid w:val="7325EA5B"/>
    <w:rsid w:val="732A68F3"/>
    <w:rsid w:val="732CBEC6"/>
    <w:rsid w:val="733F352F"/>
    <w:rsid w:val="7348D02A"/>
    <w:rsid w:val="73EBA492"/>
    <w:rsid w:val="73EEF8BD"/>
    <w:rsid w:val="74004CEB"/>
    <w:rsid w:val="7400656A"/>
    <w:rsid w:val="741D9FBD"/>
    <w:rsid w:val="7426E2BA"/>
    <w:rsid w:val="74375443"/>
    <w:rsid w:val="74450A86"/>
    <w:rsid w:val="74581E17"/>
    <w:rsid w:val="7477437B"/>
    <w:rsid w:val="747D0D0C"/>
    <w:rsid w:val="7498268D"/>
    <w:rsid w:val="74AB72C8"/>
    <w:rsid w:val="74C28009"/>
    <w:rsid w:val="74F715AA"/>
    <w:rsid w:val="74FF5D78"/>
    <w:rsid w:val="750043C8"/>
    <w:rsid w:val="752383BF"/>
    <w:rsid w:val="7565FB09"/>
    <w:rsid w:val="75823592"/>
    <w:rsid w:val="75B0B65E"/>
    <w:rsid w:val="75FA8399"/>
    <w:rsid w:val="76363B23"/>
    <w:rsid w:val="76548D84"/>
    <w:rsid w:val="7662CB8F"/>
    <w:rsid w:val="767A67C9"/>
    <w:rsid w:val="767B530E"/>
    <w:rsid w:val="767BAB69"/>
    <w:rsid w:val="768D9BD9"/>
    <w:rsid w:val="76F6A6A5"/>
    <w:rsid w:val="775FA167"/>
    <w:rsid w:val="77680A05"/>
    <w:rsid w:val="776C97BA"/>
    <w:rsid w:val="7774274D"/>
    <w:rsid w:val="777ECE1B"/>
    <w:rsid w:val="779B8571"/>
    <w:rsid w:val="7817EBCE"/>
    <w:rsid w:val="7834EBB4"/>
    <w:rsid w:val="785D0B50"/>
    <w:rsid w:val="7866EBFB"/>
    <w:rsid w:val="7882F4FC"/>
    <w:rsid w:val="7899FEEA"/>
    <w:rsid w:val="78A8AF5E"/>
    <w:rsid w:val="78E6BC73"/>
    <w:rsid w:val="78FB1D2B"/>
    <w:rsid w:val="79262E02"/>
    <w:rsid w:val="796D47C7"/>
    <w:rsid w:val="79977F68"/>
    <w:rsid w:val="799A4D82"/>
    <w:rsid w:val="79A82E5A"/>
    <w:rsid w:val="79AFA013"/>
    <w:rsid w:val="7A48DB22"/>
    <w:rsid w:val="7A4CBD8A"/>
    <w:rsid w:val="7A5A16F4"/>
    <w:rsid w:val="7A68C215"/>
    <w:rsid w:val="7A6EBE90"/>
    <w:rsid w:val="7A89D602"/>
    <w:rsid w:val="7ABC7224"/>
    <w:rsid w:val="7AC6161D"/>
    <w:rsid w:val="7AF5717F"/>
    <w:rsid w:val="7B11C076"/>
    <w:rsid w:val="7B2AE476"/>
    <w:rsid w:val="7B3ECE77"/>
    <w:rsid w:val="7B4B4936"/>
    <w:rsid w:val="7B5303EB"/>
    <w:rsid w:val="7B5B5BCF"/>
    <w:rsid w:val="7B937A2F"/>
    <w:rsid w:val="7BCD37C5"/>
    <w:rsid w:val="7C1FF680"/>
    <w:rsid w:val="7C773D71"/>
    <w:rsid w:val="7C8456CB"/>
    <w:rsid w:val="7C8EFF05"/>
    <w:rsid w:val="7CA12ED3"/>
    <w:rsid w:val="7CE57B68"/>
    <w:rsid w:val="7D2F4A90"/>
    <w:rsid w:val="7D3A1117"/>
    <w:rsid w:val="7D6CD895"/>
    <w:rsid w:val="7D72A8A0"/>
    <w:rsid w:val="7DA62453"/>
    <w:rsid w:val="7DBC81BA"/>
    <w:rsid w:val="7DC44936"/>
    <w:rsid w:val="7DD021E5"/>
    <w:rsid w:val="7E000B0A"/>
    <w:rsid w:val="7E367369"/>
    <w:rsid w:val="7E805C5A"/>
    <w:rsid w:val="7EAE8DF5"/>
    <w:rsid w:val="7EE59BD0"/>
    <w:rsid w:val="7F00D23A"/>
    <w:rsid w:val="7F0B644C"/>
    <w:rsid w:val="7F42E63B"/>
    <w:rsid w:val="7F435DBE"/>
    <w:rsid w:val="7F4B74D6"/>
    <w:rsid w:val="7F55A33A"/>
    <w:rsid w:val="7F563BA4"/>
    <w:rsid w:val="7F83F876"/>
    <w:rsid w:val="7F86BE2D"/>
    <w:rsid w:val="7FB67396"/>
    <w:rsid w:val="7FE219AE"/>
    <w:rsid w:val="7FF41F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6F6E4"/>
  <w15:chartTrackingRefBased/>
  <w15:docId w15:val="{4A906862-BFD0-4386-81C6-D4E2D013E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D65"/>
    <w:pPr>
      <w:keepNext/>
      <w:keepLines/>
      <w:spacing w:before="240" w:after="0" w:line="256" w:lineRule="auto"/>
      <w:outlineLvl w:val="0"/>
    </w:pPr>
    <w:rPr>
      <w:rFonts w:asciiTheme="majorBidi" w:eastAsiaTheme="majorEastAsia" w:hAnsiTheme="majorBidi" w:cstheme="majorBidi"/>
      <w:b/>
      <w:color w:val="000000" w:themeColor="text1"/>
      <w:sz w:val="36"/>
      <w:szCs w:val="32"/>
    </w:rPr>
  </w:style>
  <w:style w:type="paragraph" w:styleId="Heading2">
    <w:name w:val="heading 2"/>
    <w:basedOn w:val="Normal"/>
    <w:next w:val="Normal"/>
    <w:link w:val="Heading2Char"/>
    <w:uiPriority w:val="9"/>
    <w:unhideWhenUsed/>
    <w:qFormat/>
    <w:rsid w:val="005D6D65"/>
    <w:pPr>
      <w:keepNext/>
      <w:keepLines/>
      <w:spacing w:before="40" w:after="0" w:line="256" w:lineRule="auto"/>
      <w:outlineLvl w:val="1"/>
    </w:pPr>
    <w:rPr>
      <w:rFonts w:asciiTheme="majorBidi" w:eastAsiaTheme="majorEastAsia" w:hAnsiTheme="majorBidi" w:cstheme="majorBidi"/>
      <w:b/>
      <w:kern w:val="0"/>
      <w:sz w:val="32"/>
      <w:szCs w:val="26"/>
      <w14:ligatures w14:val="none"/>
    </w:rPr>
  </w:style>
  <w:style w:type="paragraph" w:styleId="Heading3">
    <w:name w:val="heading 3"/>
    <w:basedOn w:val="Normal"/>
    <w:next w:val="Normal"/>
    <w:link w:val="Heading3Char"/>
    <w:uiPriority w:val="9"/>
    <w:unhideWhenUsed/>
    <w:qFormat/>
    <w:rsid w:val="005D6D65"/>
    <w:pPr>
      <w:keepNext/>
      <w:keepLines/>
      <w:spacing w:before="40" w:after="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semiHidden/>
    <w:unhideWhenUsed/>
    <w:qFormat/>
    <w:rsid w:val="00FD23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7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EA756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EA7568"/>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EA756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EA75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172B46"/>
    <w:pPr>
      <w:ind w:left="720"/>
      <w:contextualSpacing/>
    </w:pPr>
  </w:style>
  <w:style w:type="paragraph" w:styleId="Header">
    <w:name w:val="header"/>
    <w:basedOn w:val="Normal"/>
    <w:link w:val="HeaderChar"/>
    <w:unhideWhenUsed/>
    <w:rsid w:val="005B2F35"/>
    <w:pPr>
      <w:tabs>
        <w:tab w:val="center" w:pos="4680"/>
        <w:tab w:val="right" w:pos="9360"/>
      </w:tabs>
      <w:spacing w:after="0" w:line="240" w:lineRule="auto"/>
    </w:pPr>
  </w:style>
  <w:style w:type="character" w:customStyle="1" w:styleId="HeaderChar">
    <w:name w:val="Header Char"/>
    <w:basedOn w:val="DefaultParagraphFont"/>
    <w:link w:val="Header"/>
    <w:rsid w:val="005B2F35"/>
  </w:style>
  <w:style w:type="paragraph" w:styleId="Footer">
    <w:name w:val="footer"/>
    <w:basedOn w:val="Normal"/>
    <w:link w:val="FooterChar"/>
    <w:unhideWhenUsed/>
    <w:rsid w:val="005B2F35"/>
    <w:pPr>
      <w:tabs>
        <w:tab w:val="center" w:pos="4680"/>
        <w:tab w:val="right" w:pos="9360"/>
      </w:tabs>
      <w:spacing w:after="0" w:line="240" w:lineRule="auto"/>
    </w:pPr>
  </w:style>
  <w:style w:type="character" w:customStyle="1" w:styleId="FooterChar">
    <w:name w:val="Footer Char"/>
    <w:basedOn w:val="DefaultParagraphFont"/>
    <w:link w:val="Footer"/>
    <w:rsid w:val="005B2F35"/>
  </w:style>
  <w:style w:type="paragraph" w:customStyle="1" w:styleId="SectionLabel">
    <w:name w:val="Section Label"/>
    <w:basedOn w:val="Normal"/>
    <w:next w:val="BodyText"/>
    <w:rsid w:val="000A4E4B"/>
    <w:pPr>
      <w:keepNext/>
      <w:keepLines/>
      <w:pageBreakBefore/>
      <w:spacing w:after="700" w:line="360" w:lineRule="auto"/>
      <w:jc w:val="center"/>
    </w:pPr>
    <w:rPr>
      <w:rFonts w:ascii="Times New Roman" w:eastAsia="Times New Roman" w:hAnsi="Times New Roman" w:cs="Times New Roman"/>
      <w:b/>
      <w:bCs/>
      <w:caps/>
      <w:spacing w:val="10"/>
      <w:kern w:val="28"/>
      <w:sz w:val="32"/>
      <w:szCs w:val="20"/>
      <w:lang w:val="en-GB"/>
      <w14:ligatures w14:val="none"/>
    </w:rPr>
  </w:style>
  <w:style w:type="paragraph" w:styleId="TOC1">
    <w:name w:val="toc 1"/>
    <w:basedOn w:val="Normal"/>
    <w:uiPriority w:val="39"/>
    <w:rsid w:val="000A4E4B"/>
    <w:pPr>
      <w:tabs>
        <w:tab w:val="left" w:pos="720"/>
        <w:tab w:val="right" w:leader="dot" w:pos="8641"/>
      </w:tabs>
      <w:spacing w:after="0" w:line="240" w:lineRule="auto"/>
    </w:pPr>
    <w:rPr>
      <w:rFonts w:ascii="Times New Roman" w:eastAsia="Times New Roman" w:hAnsi="Times New Roman" w:cs="Times New Roman"/>
      <w:b/>
      <w:bCs/>
      <w:noProof/>
      <w:spacing w:val="2"/>
      <w:kern w:val="0"/>
      <w14:ligatures w14:val="none"/>
    </w:rPr>
  </w:style>
  <w:style w:type="paragraph" w:styleId="TOC2">
    <w:name w:val="toc 2"/>
    <w:basedOn w:val="Normal"/>
    <w:uiPriority w:val="39"/>
    <w:rsid w:val="000A4E4B"/>
    <w:pPr>
      <w:tabs>
        <w:tab w:val="left" w:pos="1200"/>
        <w:tab w:val="right" w:leader="dot" w:pos="8641"/>
      </w:tabs>
      <w:spacing w:after="0" w:line="240" w:lineRule="auto"/>
      <w:ind w:left="360"/>
    </w:pPr>
    <w:rPr>
      <w:rFonts w:ascii="Times New Roman" w:eastAsia="Times New Roman" w:hAnsi="Times New Roman" w:cs="Times New Roman"/>
      <w:noProof/>
      <w:kern w:val="0"/>
      <w:sz w:val="20"/>
      <w:szCs w:val="20"/>
      <w14:ligatures w14:val="none"/>
    </w:rPr>
  </w:style>
  <w:style w:type="paragraph" w:styleId="TOC5">
    <w:name w:val="toc 5"/>
    <w:basedOn w:val="Normal"/>
    <w:uiPriority w:val="39"/>
    <w:rsid w:val="000A4E4B"/>
    <w:pPr>
      <w:tabs>
        <w:tab w:val="right" w:leader="dot" w:pos="8640"/>
      </w:tabs>
      <w:spacing w:before="360" w:after="360" w:line="240" w:lineRule="auto"/>
    </w:pPr>
    <w:rPr>
      <w:rFonts w:ascii="Times New Roman" w:eastAsia="Times New Roman" w:hAnsi="Times New Roman" w:cs="Times New Roman"/>
      <w:b/>
      <w:caps/>
      <w:kern w:val="0"/>
      <w:sz w:val="20"/>
      <w:szCs w:val="20"/>
      <w:lang w:val="en-GB"/>
      <w14:ligatures w14:val="none"/>
    </w:rPr>
  </w:style>
  <w:style w:type="character" w:styleId="Hyperlink">
    <w:name w:val="Hyperlink"/>
    <w:basedOn w:val="DefaultParagraphFont"/>
    <w:uiPriority w:val="99"/>
    <w:rsid w:val="000A4E4B"/>
    <w:rPr>
      <w:color w:val="0000FF"/>
      <w:u w:val="single"/>
    </w:rPr>
  </w:style>
  <w:style w:type="paragraph" w:styleId="BodyText">
    <w:name w:val="Body Text"/>
    <w:basedOn w:val="Normal"/>
    <w:link w:val="BodyTextChar"/>
    <w:uiPriority w:val="99"/>
    <w:semiHidden/>
    <w:unhideWhenUsed/>
    <w:rsid w:val="000A4E4B"/>
    <w:pPr>
      <w:spacing w:after="120"/>
    </w:pPr>
  </w:style>
  <w:style w:type="character" w:customStyle="1" w:styleId="BodyTextChar">
    <w:name w:val="Body Text Char"/>
    <w:basedOn w:val="DefaultParagraphFont"/>
    <w:link w:val="BodyText"/>
    <w:uiPriority w:val="99"/>
    <w:semiHidden/>
    <w:rsid w:val="000A4E4B"/>
  </w:style>
  <w:style w:type="character" w:customStyle="1" w:styleId="Heading1Char">
    <w:name w:val="Heading 1 Char"/>
    <w:basedOn w:val="DefaultParagraphFont"/>
    <w:link w:val="Heading1"/>
    <w:uiPriority w:val="9"/>
    <w:rsid w:val="0056746F"/>
    <w:rPr>
      <w:rFonts w:asciiTheme="majorBidi" w:eastAsiaTheme="majorEastAsia" w:hAnsiTheme="majorBidi" w:cstheme="majorBidi"/>
      <w:b/>
      <w:color w:val="000000" w:themeColor="text1"/>
      <w:sz w:val="36"/>
      <w:szCs w:val="32"/>
    </w:rPr>
  </w:style>
  <w:style w:type="character" w:customStyle="1" w:styleId="Heading2Char">
    <w:name w:val="Heading 2 Char"/>
    <w:basedOn w:val="DefaultParagraphFont"/>
    <w:link w:val="Heading2"/>
    <w:uiPriority w:val="9"/>
    <w:rsid w:val="0056746F"/>
    <w:rPr>
      <w:rFonts w:asciiTheme="majorBidi" w:eastAsiaTheme="majorEastAsia" w:hAnsiTheme="majorBidi" w:cstheme="majorBidi"/>
      <w:b/>
      <w:kern w:val="0"/>
      <w:sz w:val="32"/>
      <w:szCs w:val="26"/>
      <w14:ligatures w14:val="none"/>
    </w:rPr>
  </w:style>
  <w:style w:type="paragraph" w:styleId="NormalWeb">
    <w:name w:val="Normal (Web)"/>
    <w:basedOn w:val="Normal"/>
    <w:uiPriority w:val="99"/>
    <w:semiHidden/>
    <w:unhideWhenUsed/>
    <w:rsid w:val="00AC6A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C6A55"/>
    <w:rPr>
      <w:b/>
      <w:bCs/>
    </w:rPr>
  </w:style>
  <w:style w:type="character" w:styleId="Emphasis">
    <w:name w:val="Emphasis"/>
    <w:basedOn w:val="DefaultParagraphFont"/>
    <w:uiPriority w:val="20"/>
    <w:qFormat/>
    <w:rsid w:val="00AC6A55"/>
    <w:rPr>
      <w:i/>
      <w:iCs/>
    </w:rPr>
  </w:style>
  <w:style w:type="character" w:styleId="PageNumber">
    <w:name w:val="page number"/>
    <w:rsid w:val="00490DEA"/>
  </w:style>
  <w:style w:type="character" w:customStyle="1" w:styleId="Heading3Char">
    <w:name w:val="Heading 3 Char"/>
    <w:basedOn w:val="DefaultParagraphFont"/>
    <w:link w:val="Heading3"/>
    <w:uiPriority w:val="9"/>
    <w:rsid w:val="0046781A"/>
    <w:rPr>
      <w:rFonts w:asciiTheme="majorBidi" w:eastAsiaTheme="majorEastAsia" w:hAnsiTheme="majorBidi" w:cstheme="majorBidi"/>
      <w:b/>
      <w:sz w:val="28"/>
      <w:szCs w:val="24"/>
    </w:rPr>
  </w:style>
  <w:style w:type="character" w:customStyle="1" w:styleId="eop">
    <w:name w:val="eop"/>
    <w:basedOn w:val="DefaultParagraphFont"/>
    <w:rsid w:val="00CD50C2"/>
  </w:style>
  <w:style w:type="character" w:customStyle="1" w:styleId="Heading4Char">
    <w:name w:val="Heading 4 Char"/>
    <w:basedOn w:val="DefaultParagraphFont"/>
    <w:link w:val="Heading4"/>
    <w:uiPriority w:val="9"/>
    <w:semiHidden/>
    <w:rsid w:val="00FD233C"/>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FD233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D233C"/>
    <w:rPr>
      <w:rFonts w:eastAsiaTheme="minorEastAsia"/>
      <w:color w:val="5A5A5A" w:themeColor="text1" w:themeTint="A5"/>
      <w:spacing w:val="15"/>
    </w:rPr>
  </w:style>
  <w:style w:type="paragraph" w:styleId="Title">
    <w:name w:val="Title"/>
    <w:basedOn w:val="Normal"/>
    <w:next w:val="Normal"/>
    <w:link w:val="TitleChar"/>
    <w:uiPriority w:val="10"/>
    <w:qFormat/>
    <w:rsid w:val="00FD23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33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FD233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73468">
      <w:bodyDiv w:val="1"/>
      <w:marLeft w:val="0"/>
      <w:marRight w:val="0"/>
      <w:marTop w:val="0"/>
      <w:marBottom w:val="0"/>
      <w:divBdr>
        <w:top w:val="none" w:sz="0" w:space="0" w:color="auto"/>
        <w:left w:val="none" w:sz="0" w:space="0" w:color="auto"/>
        <w:bottom w:val="none" w:sz="0" w:space="0" w:color="auto"/>
        <w:right w:val="none" w:sz="0" w:space="0" w:color="auto"/>
      </w:divBdr>
      <w:divsChild>
        <w:div w:id="221060223">
          <w:marLeft w:val="0"/>
          <w:marRight w:val="0"/>
          <w:marTop w:val="0"/>
          <w:marBottom w:val="0"/>
          <w:divBdr>
            <w:top w:val="single" w:sz="2" w:space="0" w:color="D9D9E3"/>
            <w:left w:val="single" w:sz="2" w:space="0" w:color="D9D9E3"/>
            <w:bottom w:val="single" w:sz="2" w:space="0" w:color="D9D9E3"/>
            <w:right w:val="single" w:sz="2" w:space="0" w:color="D9D9E3"/>
          </w:divBdr>
          <w:divsChild>
            <w:div w:id="1336767390">
              <w:marLeft w:val="0"/>
              <w:marRight w:val="0"/>
              <w:marTop w:val="100"/>
              <w:marBottom w:val="100"/>
              <w:divBdr>
                <w:top w:val="single" w:sz="2" w:space="0" w:color="D9D9E3"/>
                <w:left w:val="single" w:sz="2" w:space="0" w:color="D9D9E3"/>
                <w:bottom w:val="single" w:sz="2" w:space="0" w:color="D9D9E3"/>
                <w:right w:val="single" w:sz="2" w:space="0" w:color="D9D9E3"/>
              </w:divBdr>
              <w:divsChild>
                <w:div w:id="571308056">
                  <w:marLeft w:val="0"/>
                  <w:marRight w:val="0"/>
                  <w:marTop w:val="0"/>
                  <w:marBottom w:val="0"/>
                  <w:divBdr>
                    <w:top w:val="single" w:sz="2" w:space="0" w:color="D9D9E3"/>
                    <w:left w:val="single" w:sz="2" w:space="0" w:color="D9D9E3"/>
                    <w:bottom w:val="single" w:sz="2" w:space="0" w:color="D9D9E3"/>
                    <w:right w:val="single" w:sz="2" w:space="0" w:color="D9D9E3"/>
                  </w:divBdr>
                  <w:divsChild>
                    <w:div w:id="244923961">
                      <w:marLeft w:val="0"/>
                      <w:marRight w:val="0"/>
                      <w:marTop w:val="0"/>
                      <w:marBottom w:val="0"/>
                      <w:divBdr>
                        <w:top w:val="single" w:sz="2" w:space="0" w:color="D9D9E3"/>
                        <w:left w:val="single" w:sz="2" w:space="0" w:color="D9D9E3"/>
                        <w:bottom w:val="single" w:sz="2" w:space="0" w:color="D9D9E3"/>
                        <w:right w:val="single" w:sz="2" w:space="0" w:color="D9D9E3"/>
                      </w:divBdr>
                      <w:divsChild>
                        <w:div w:id="1412040791">
                          <w:marLeft w:val="0"/>
                          <w:marRight w:val="0"/>
                          <w:marTop w:val="0"/>
                          <w:marBottom w:val="0"/>
                          <w:divBdr>
                            <w:top w:val="single" w:sz="2" w:space="0" w:color="D9D9E3"/>
                            <w:left w:val="single" w:sz="2" w:space="0" w:color="D9D9E3"/>
                            <w:bottom w:val="single" w:sz="2" w:space="0" w:color="D9D9E3"/>
                            <w:right w:val="single" w:sz="2" w:space="0" w:color="D9D9E3"/>
                          </w:divBdr>
                          <w:divsChild>
                            <w:div w:id="914434210">
                              <w:marLeft w:val="0"/>
                              <w:marRight w:val="0"/>
                              <w:marTop w:val="0"/>
                              <w:marBottom w:val="0"/>
                              <w:divBdr>
                                <w:top w:val="single" w:sz="2" w:space="0" w:color="D9D9E3"/>
                                <w:left w:val="single" w:sz="2" w:space="0" w:color="D9D9E3"/>
                                <w:bottom w:val="single" w:sz="2" w:space="0" w:color="D9D9E3"/>
                                <w:right w:val="single" w:sz="2" w:space="0" w:color="D9D9E3"/>
                              </w:divBdr>
                              <w:divsChild>
                                <w:div w:id="608464111">
                                  <w:marLeft w:val="0"/>
                                  <w:marRight w:val="0"/>
                                  <w:marTop w:val="0"/>
                                  <w:marBottom w:val="0"/>
                                  <w:divBdr>
                                    <w:top w:val="single" w:sz="2" w:space="0" w:color="D9D9E3"/>
                                    <w:left w:val="single" w:sz="2" w:space="0" w:color="D9D9E3"/>
                                    <w:bottom w:val="single" w:sz="2" w:space="0" w:color="D9D9E3"/>
                                    <w:right w:val="single" w:sz="2" w:space="0" w:color="D9D9E3"/>
                                  </w:divBdr>
                                  <w:divsChild>
                                    <w:div w:id="1085105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7840020">
      <w:bodyDiv w:val="1"/>
      <w:marLeft w:val="0"/>
      <w:marRight w:val="0"/>
      <w:marTop w:val="0"/>
      <w:marBottom w:val="0"/>
      <w:divBdr>
        <w:top w:val="none" w:sz="0" w:space="0" w:color="auto"/>
        <w:left w:val="none" w:sz="0" w:space="0" w:color="auto"/>
        <w:bottom w:val="none" w:sz="0" w:space="0" w:color="auto"/>
        <w:right w:val="none" w:sz="0" w:space="0" w:color="auto"/>
      </w:divBdr>
    </w:div>
    <w:div w:id="208496068">
      <w:bodyDiv w:val="1"/>
      <w:marLeft w:val="0"/>
      <w:marRight w:val="0"/>
      <w:marTop w:val="0"/>
      <w:marBottom w:val="0"/>
      <w:divBdr>
        <w:top w:val="none" w:sz="0" w:space="0" w:color="auto"/>
        <w:left w:val="none" w:sz="0" w:space="0" w:color="auto"/>
        <w:bottom w:val="none" w:sz="0" w:space="0" w:color="auto"/>
        <w:right w:val="none" w:sz="0" w:space="0" w:color="auto"/>
      </w:divBdr>
    </w:div>
    <w:div w:id="657533515">
      <w:bodyDiv w:val="1"/>
      <w:marLeft w:val="0"/>
      <w:marRight w:val="0"/>
      <w:marTop w:val="0"/>
      <w:marBottom w:val="0"/>
      <w:divBdr>
        <w:top w:val="none" w:sz="0" w:space="0" w:color="auto"/>
        <w:left w:val="none" w:sz="0" w:space="0" w:color="auto"/>
        <w:bottom w:val="none" w:sz="0" w:space="0" w:color="auto"/>
        <w:right w:val="none" w:sz="0" w:space="0" w:color="auto"/>
      </w:divBdr>
    </w:div>
    <w:div w:id="828642490">
      <w:bodyDiv w:val="1"/>
      <w:marLeft w:val="0"/>
      <w:marRight w:val="0"/>
      <w:marTop w:val="0"/>
      <w:marBottom w:val="0"/>
      <w:divBdr>
        <w:top w:val="none" w:sz="0" w:space="0" w:color="auto"/>
        <w:left w:val="none" w:sz="0" w:space="0" w:color="auto"/>
        <w:bottom w:val="none" w:sz="0" w:space="0" w:color="auto"/>
        <w:right w:val="none" w:sz="0" w:space="0" w:color="auto"/>
      </w:divBdr>
    </w:div>
    <w:div w:id="854686171">
      <w:bodyDiv w:val="1"/>
      <w:marLeft w:val="0"/>
      <w:marRight w:val="0"/>
      <w:marTop w:val="0"/>
      <w:marBottom w:val="0"/>
      <w:divBdr>
        <w:top w:val="none" w:sz="0" w:space="0" w:color="auto"/>
        <w:left w:val="none" w:sz="0" w:space="0" w:color="auto"/>
        <w:bottom w:val="none" w:sz="0" w:space="0" w:color="auto"/>
        <w:right w:val="none" w:sz="0" w:space="0" w:color="auto"/>
      </w:divBdr>
    </w:div>
    <w:div w:id="891578634">
      <w:bodyDiv w:val="1"/>
      <w:marLeft w:val="0"/>
      <w:marRight w:val="0"/>
      <w:marTop w:val="0"/>
      <w:marBottom w:val="0"/>
      <w:divBdr>
        <w:top w:val="none" w:sz="0" w:space="0" w:color="auto"/>
        <w:left w:val="none" w:sz="0" w:space="0" w:color="auto"/>
        <w:bottom w:val="none" w:sz="0" w:space="0" w:color="auto"/>
        <w:right w:val="none" w:sz="0" w:space="0" w:color="auto"/>
      </w:divBdr>
    </w:div>
    <w:div w:id="935946999">
      <w:bodyDiv w:val="1"/>
      <w:marLeft w:val="0"/>
      <w:marRight w:val="0"/>
      <w:marTop w:val="0"/>
      <w:marBottom w:val="0"/>
      <w:divBdr>
        <w:top w:val="none" w:sz="0" w:space="0" w:color="auto"/>
        <w:left w:val="none" w:sz="0" w:space="0" w:color="auto"/>
        <w:bottom w:val="none" w:sz="0" w:space="0" w:color="auto"/>
        <w:right w:val="none" w:sz="0" w:space="0" w:color="auto"/>
      </w:divBdr>
    </w:div>
    <w:div w:id="1125855772">
      <w:bodyDiv w:val="1"/>
      <w:marLeft w:val="0"/>
      <w:marRight w:val="0"/>
      <w:marTop w:val="0"/>
      <w:marBottom w:val="0"/>
      <w:divBdr>
        <w:top w:val="none" w:sz="0" w:space="0" w:color="auto"/>
        <w:left w:val="none" w:sz="0" w:space="0" w:color="auto"/>
        <w:bottom w:val="none" w:sz="0" w:space="0" w:color="auto"/>
        <w:right w:val="none" w:sz="0" w:space="0" w:color="auto"/>
      </w:divBdr>
    </w:div>
    <w:div w:id="1230263654">
      <w:bodyDiv w:val="1"/>
      <w:marLeft w:val="0"/>
      <w:marRight w:val="0"/>
      <w:marTop w:val="0"/>
      <w:marBottom w:val="0"/>
      <w:divBdr>
        <w:top w:val="none" w:sz="0" w:space="0" w:color="auto"/>
        <w:left w:val="none" w:sz="0" w:space="0" w:color="auto"/>
        <w:bottom w:val="none" w:sz="0" w:space="0" w:color="auto"/>
        <w:right w:val="none" w:sz="0" w:space="0" w:color="auto"/>
      </w:divBdr>
    </w:div>
    <w:div w:id="1353991946">
      <w:bodyDiv w:val="1"/>
      <w:marLeft w:val="0"/>
      <w:marRight w:val="0"/>
      <w:marTop w:val="0"/>
      <w:marBottom w:val="0"/>
      <w:divBdr>
        <w:top w:val="none" w:sz="0" w:space="0" w:color="auto"/>
        <w:left w:val="none" w:sz="0" w:space="0" w:color="auto"/>
        <w:bottom w:val="none" w:sz="0" w:space="0" w:color="auto"/>
        <w:right w:val="none" w:sz="0" w:space="0" w:color="auto"/>
      </w:divBdr>
    </w:div>
    <w:div w:id="1385835587">
      <w:bodyDiv w:val="1"/>
      <w:marLeft w:val="0"/>
      <w:marRight w:val="0"/>
      <w:marTop w:val="0"/>
      <w:marBottom w:val="0"/>
      <w:divBdr>
        <w:top w:val="none" w:sz="0" w:space="0" w:color="auto"/>
        <w:left w:val="none" w:sz="0" w:space="0" w:color="auto"/>
        <w:bottom w:val="none" w:sz="0" w:space="0" w:color="auto"/>
        <w:right w:val="none" w:sz="0" w:space="0" w:color="auto"/>
      </w:divBdr>
    </w:div>
    <w:div w:id="1614047493">
      <w:bodyDiv w:val="1"/>
      <w:marLeft w:val="0"/>
      <w:marRight w:val="0"/>
      <w:marTop w:val="0"/>
      <w:marBottom w:val="0"/>
      <w:divBdr>
        <w:top w:val="none" w:sz="0" w:space="0" w:color="auto"/>
        <w:left w:val="none" w:sz="0" w:space="0" w:color="auto"/>
        <w:bottom w:val="none" w:sz="0" w:space="0" w:color="auto"/>
        <w:right w:val="none" w:sz="0" w:space="0" w:color="auto"/>
      </w:divBdr>
      <w:divsChild>
        <w:div w:id="1513760599">
          <w:marLeft w:val="0"/>
          <w:marRight w:val="0"/>
          <w:marTop w:val="0"/>
          <w:marBottom w:val="0"/>
          <w:divBdr>
            <w:top w:val="single" w:sz="2" w:space="0" w:color="D9D9E3"/>
            <w:left w:val="single" w:sz="2" w:space="0" w:color="D9D9E3"/>
            <w:bottom w:val="single" w:sz="2" w:space="0" w:color="D9D9E3"/>
            <w:right w:val="single" w:sz="2" w:space="0" w:color="D9D9E3"/>
          </w:divBdr>
          <w:divsChild>
            <w:div w:id="135954729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312833">
                  <w:marLeft w:val="0"/>
                  <w:marRight w:val="0"/>
                  <w:marTop w:val="0"/>
                  <w:marBottom w:val="0"/>
                  <w:divBdr>
                    <w:top w:val="single" w:sz="2" w:space="0" w:color="D9D9E3"/>
                    <w:left w:val="single" w:sz="2" w:space="0" w:color="D9D9E3"/>
                    <w:bottom w:val="single" w:sz="2" w:space="0" w:color="D9D9E3"/>
                    <w:right w:val="single" w:sz="2" w:space="0" w:color="D9D9E3"/>
                  </w:divBdr>
                  <w:divsChild>
                    <w:div w:id="599535222">
                      <w:marLeft w:val="0"/>
                      <w:marRight w:val="0"/>
                      <w:marTop w:val="0"/>
                      <w:marBottom w:val="0"/>
                      <w:divBdr>
                        <w:top w:val="single" w:sz="2" w:space="0" w:color="D9D9E3"/>
                        <w:left w:val="single" w:sz="2" w:space="0" w:color="D9D9E3"/>
                        <w:bottom w:val="single" w:sz="2" w:space="0" w:color="D9D9E3"/>
                        <w:right w:val="single" w:sz="2" w:space="0" w:color="D9D9E3"/>
                      </w:divBdr>
                      <w:divsChild>
                        <w:div w:id="2104187014">
                          <w:marLeft w:val="0"/>
                          <w:marRight w:val="0"/>
                          <w:marTop w:val="0"/>
                          <w:marBottom w:val="0"/>
                          <w:divBdr>
                            <w:top w:val="single" w:sz="2" w:space="0" w:color="D9D9E3"/>
                            <w:left w:val="single" w:sz="2" w:space="0" w:color="D9D9E3"/>
                            <w:bottom w:val="single" w:sz="2" w:space="0" w:color="D9D9E3"/>
                            <w:right w:val="single" w:sz="2" w:space="0" w:color="D9D9E3"/>
                          </w:divBdr>
                          <w:divsChild>
                            <w:div w:id="1388068074">
                              <w:marLeft w:val="0"/>
                              <w:marRight w:val="0"/>
                              <w:marTop w:val="0"/>
                              <w:marBottom w:val="0"/>
                              <w:divBdr>
                                <w:top w:val="single" w:sz="2" w:space="0" w:color="D9D9E3"/>
                                <w:left w:val="single" w:sz="2" w:space="0" w:color="D9D9E3"/>
                                <w:bottom w:val="single" w:sz="2" w:space="0" w:color="D9D9E3"/>
                                <w:right w:val="single" w:sz="2" w:space="0" w:color="D9D9E3"/>
                              </w:divBdr>
                              <w:divsChild>
                                <w:div w:id="1135030498">
                                  <w:marLeft w:val="0"/>
                                  <w:marRight w:val="0"/>
                                  <w:marTop w:val="0"/>
                                  <w:marBottom w:val="0"/>
                                  <w:divBdr>
                                    <w:top w:val="single" w:sz="2" w:space="0" w:color="D9D9E3"/>
                                    <w:left w:val="single" w:sz="2" w:space="0" w:color="D9D9E3"/>
                                    <w:bottom w:val="single" w:sz="2" w:space="0" w:color="D9D9E3"/>
                                    <w:right w:val="single" w:sz="2" w:space="0" w:color="D9D9E3"/>
                                  </w:divBdr>
                                  <w:divsChild>
                                    <w:div w:id="252203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8046818">
      <w:bodyDiv w:val="1"/>
      <w:marLeft w:val="0"/>
      <w:marRight w:val="0"/>
      <w:marTop w:val="0"/>
      <w:marBottom w:val="0"/>
      <w:divBdr>
        <w:top w:val="none" w:sz="0" w:space="0" w:color="auto"/>
        <w:left w:val="none" w:sz="0" w:space="0" w:color="auto"/>
        <w:bottom w:val="none" w:sz="0" w:space="0" w:color="auto"/>
        <w:right w:val="none" w:sz="0" w:space="0" w:color="auto"/>
      </w:divBdr>
    </w:div>
    <w:div w:id="1715230143">
      <w:bodyDiv w:val="1"/>
      <w:marLeft w:val="0"/>
      <w:marRight w:val="0"/>
      <w:marTop w:val="0"/>
      <w:marBottom w:val="0"/>
      <w:divBdr>
        <w:top w:val="none" w:sz="0" w:space="0" w:color="auto"/>
        <w:left w:val="none" w:sz="0" w:space="0" w:color="auto"/>
        <w:bottom w:val="none" w:sz="0" w:space="0" w:color="auto"/>
        <w:right w:val="none" w:sz="0" w:space="0" w:color="auto"/>
      </w:divBdr>
    </w:div>
    <w:div w:id="1728063815">
      <w:bodyDiv w:val="1"/>
      <w:marLeft w:val="0"/>
      <w:marRight w:val="0"/>
      <w:marTop w:val="0"/>
      <w:marBottom w:val="0"/>
      <w:divBdr>
        <w:top w:val="none" w:sz="0" w:space="0" w:color="auto"/>
        <w:left w:val="none" w:sz="0" w:space="0" w:color="auto"/>
        <w:bottom w:val="none" w:sz="0" w:space="0" w:color="auto"/>
        <w:right w:val="none" w:sz="0" w:space="0" w:color="auto"/>
      </w:divBdr>
    </w:div>
    <w:div w:id="1877352706">
      <w:bodyDiv w:val="1"/>
      <w:marLeft w:val="0"/>
      <w:marRight w:val="0"/>
      <w:marTop w:val="0"/>
      <w:marBottom w:val="0"/>
      <w:divBdr>
        <w:top w:val="none" w:sz="0" w:space="0" w:color="auto"/>
        <w:left w:val="none" w:sz="0" w:space="0" w:color="auto"/>
        <w:bottom w:val="none" w:sz="0" w:space="0" w:color="auto"/>
        <w:right w:val="none" w:sz="0" w:space="0" w:color="auto"/>
      </w:divBdr>
    </w:div>
    <w:div w:id="1961496279">
      <w:bodyDiv w:val="1"/>
      <w:marLeft w:val="0"/>
      <w:marRight w:val="0"/>
      <w:marTop w:val="0"/>
      <w:marBottom w:val="0"/>
      <w:divBdr>
        <w:top w:val="none" w:sz="0" w:space="0" w:color="auto"/>
        <w:left w:val="none" w:sz="0" w:space="0" w:color="auto"/>
        <w:bottom w:val="none" w:sz="0" w:space="0" w:color="auto"/>
        <w:right w:val="none" w:sz="0" w:space="0" w:color="auto"/>
      </w:divBdr>
    </w:div>
    <w:div w:id="1970474457">
      <w:bodyDiv w:val="1"/>
      <w:marLeft w:val="0"/>
      <w:marRight w:val="0"/>
      <w:marTop w:val="0"/>
      <w:marBottom w:val="0"/>
      <w:divBdr>
        <w:top w:val="none" w:sz="0" w:space="0" w:color="auto"/>
        <w:left w:val="none" w:sz="0" w:space="0" w:color="auto"/>
        <w:bottom w:val="none" w:sz="0" w:space="0" w:color="auto"/>
        <w:right w:val="none" w:sz="0" w:space="0" w:color="auto"/>
      </w:divBdr>
    </w:div>
    <w:div w:id="2010255543">
      <w:bodyDiv w:val="1"/>
      <w:marLeft w:val="0"/>
      <w:marRight w:val="0"/>
      <w:marTop w:val="0"/>
      <w:marBottom w:val="0"/>
      <w:divBdr>
        <w:top w:val="none" w:sz="0" w:space="0" w:color="auto"/>
        <w:left w:val="none" w:sz="0" w:space="0" w:color="auto"/>
        <w:bottom w:val="none" w:sz="0" w:space="0" w:color="auto"/>
        <w:right w:val="none" w:sz="0" w:space="0" w:color="auto"/>
      </w:divBdr>
    </w:div>
    <w:div w:id="211119678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jp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fcibuedu-my.sharepoint.com/personal/ahmed20491_fci_bu_edu_eg/Documents/Sign%20language%20translator%20project.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55C09251416374BB3F914576A4BB7E5" ma:contentTypeVersion="6" ma:contentTypeDescription="Create a new document." ma:contentTypeScope="" ma:versionID="4ab2784ecfa1aca76c4441a7b7656dc4">
  <xsd:schema xmlns:xsd="http://www.w3.org/2001/XMLSchema" xmlns:xs="http://www.w3.org/2001/XMLSchema" xmlns:p="http://schemas.microsoft.com/office/2006/metadata/properties" xmlns:ns3="eb472f7c-ef73-4804-9c87-2af4ace7b5dc" targetNamespace="http://schemas.microsoft.com/office/2006/metadata/properties" ma:root="true" ma:fieldsID="105bc910eaf47c320d819b709f97b3bc" ns3:_="">
    <xsd:import namespace="eb472f7c-ef73-4804-9c87-2af4ace7b5d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472f7c-ef73-4804-9c87-2af4ace7b5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eb472f7c-ef73-4804-9c87-2af4ace7b5dc" xsi:nil="true"/>
  </documentManagement>
</p:properties>
</file>

<file path=customXml/itemProps1.xml><?xml version="1.0" encoding="utf-8"?>
<ds:datastoreItem xmlns:ds="http://schemas.openxmlformats.org/officeDocument/2006/customXml" ds:itemID="{CA7C2253-8C0C-4E4B-A20C-C01511909692}">
  <ds:schemaRefs>
    <ds:schemaRef ds:uri="http://schemas.microsoft.com/sharepoint/v3/contenttype/forms"/>
  </ds:schemaRefs>
</ds:datastoreItem>
</file>

<file path=customXml/itemProps2.xml><?xml version="1.0" encoding="utf-8"?>
<ds:datastoreItem xmlns:ds="http://schemas.openxmlformats.org/officeDocument/2006/customXml" ds:itemID="{24FBE814-F1C6-4662-A70D-274548B49F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472f7c-ef73-4804-9c87-2af4ace7b5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D6326B-1BC6-DF49-8DF7-FB478F60F54A}">
  <ds:schemaRefs>
    <ds:schemaRef ds:uri="http://schemas.openxmlformats.org/officeDocument/2006/bibliography"/>
  </ds:schemaRefs>
</ds:datastoreItem>
</file>

<file path=customXml/itemProps4.xml><?xml version="1.0" encoding="utf-8"?>
<ds:datastoreItem xmlns:ds="http://schemas.openxmlformats.org/officeDocument/2006/customXml" ds:itemID="{6F79DA8D-58DE-42AE-8ED1-CA471FCC53EE}">
  <ds:schemaRefs>
    <ds:schemaRef ds:uri="http://schemas.microsoft.com/office/2006/metadata/properties"/>
    <ds:schemaRef ds:uri="http://schemas.microsoft.com/office/infopath/2007/PartnerControls"/>
    <ds:schemaRef ds:uri="eb472f7c-ef73-4804-9c87-2af4ace7b5dc"/>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41</Pages>
  <Words>3855</Words>
  <Characters>21974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25778</CharactersWithSpaces>
  <SharedDoc>false</SharedDoc>
  <HLinks>
    <vt:vector size="330" baseType="variant">
      <vt:variant>
        <vt:i4>1638460</vt:i4>
      </vt:variant>
      <vt:variant>
        <vt:i4>326</vt:i4>
      </vt:variant>
      <vt:variant>
        <vt:i4>0</vt:i4>
      </vt:variant>
      <vt:variant>
        <vt:i4>5</vt:i4>
      </vt:variant>
      <vt:variant>
        <vt:lpwstr/>
      </vt:variant>
      <vt:variant>
        <vt:lpwstr>_Toc157388207</vt:lpwstr>
      </vt:variant>
      <vt:variant>
        <vt:i4>1638460</vt:i4>
      </vt:variant>
      <vt:variant>
        <vt:i4>320</vt:i4>
      </vt:variant>
      <vt:variant>
        <vt:i4>0</vt:i4>
      </vt:variant>
      <vt:variant>
        <vt:i4>5</vt:i4>
      </vt:variant>
      <vt:variant>
        <vt:lpwstr/>
      </vt:variant>
      <vt:variant>
        <vt:lpwstr>_Toc157388206</vt:lpwstr>
      </vt:variant>
      <vt:variant>
        <vt:i4>1638460</vt:i4>
      </vt:variant>
      <vt:variant>
        <vt:i4>314</vt:i4>
      </vt:variant>
      <vt:variant>
        <vt:i4>0</vt:i4>
      </vt:variant>
      <vt:variant>
        <vt:i4>5</vt:i4>
      </vt:variant>
      <vt:variant>
        <vt:lpwstr/>
      </vt:variant>
      <vt:variant>
        <vt:lpwstr>_Toc157388205</vt:lpwstr>
      </vt:variant>
      <vt:variant>
        <vt:i4>1638460</vt:i4>
      </vt:variant>
      <vt:variant>
        <vt:i4>308</vt:i4>
      </vt:variant>
      <vt:variant>
        <vt:i4>0</vt:i4>
      </vt:variant>
      <vt:variant>
        <vt:i4>5</vt:i4>
      </vt:variant>
      <vt:variant>
        <vt:lpwstr/>
      </vt:variant>
      <vt:variant>
        <vt:lpwstr>_Toc157388204</vt:lpwstr>
      </vt:variant>
      <vt:variant>
        <vt:i4>2031739</vt:i4>
      </vt:variant>
      <vt:variant>
        <vt:i4>302</vt:i4>
      </vt:variant>
      <vt:variant>
        <vt:i4>0</vt:i4>
      </vt:variant>
      <vt:variant>
        <vt:i4>5</vt:i4>
      </vt:variant>
      <vt:variant>
        <vt:lpwstr>https://fcibuedu-my.sharepoint.com/personal/ahmed20491_fci_bu_edu_eg/Documents/Sign language translator project.docx</vt:lpwstr>
      </vt:variant>
      <vt:variant>
        <vt:lpwstr>_Toc157388203</vt:lpwstr>
      </vt:variant>
      <vt:variant>
        <vt:i4>1638460</vt:i4>
      </vt:variant>
      <vt:variant>
        <vt:i4>296</vt:i4>
      </vt:variant>
      <vt:variant>
        <vt:i4>0</vt:i4>
      </vt:variant>
      <vt:variant>
        <vt:i4>5</vt:i4>
      </vt:variant>
      <vt:variant>
        <vt:lpwstr/>
      </vt:variant>
      <vt:variant>
        <vt:lpwstr>_Toc157388202</vt:lpwstr>
      </vt:variant>
      <vt:variant>
        <vt:i4>1638460</vt:i4>
      </vt:variant>
      <vt:variant>
        <vt:i4>290</vt:i4>
      </vt:variant>
      <vt:variant>
        <vt:i4>0</vt:i4>
      </vt:variant>
      <vt:variant>
        <vt:i4>5</vt:i4>
      </vt:variant>
      <vt:variant>
        <vt:lpwstr/>
      </vt:variant>
      <vt:variant>
        <vt:lpwstr>_Toc157388201</vt:lpwstr>
      </vt:variant>
      <vt:variant>
        <vt:i4>1638460</vt:i4>
      </vt:variant>
      <vt:variant>
        <vt:i4>284</vt:i4>
      </vt:variant>
      <vt:variant>
        <vt:i4>0</vt:i4>
      </vt:variant>
      <vt:variant>
        <vt:i4>5</vt:i4>
      </vt:variant>
      <vt:variant>
        <vt:lpwstr/>
      </vt:variant>
      <vt:variant>
        <vt:lpwstr>_Toc157388200</vt:lpwstr>
      </vt:variant>
      <vt:variant>
        <vt:i4>1048639</vt:i4>
      </vt:variant>
      <vt:variant>
        <vt:i4>278</vt:i4>
      </vt:variant>
      <vt:variant>
        <vt:i4>0</vt:i4>
      </vt:variant>
      <vt:variant>
        <vt:i4>5</vt:i4>
      </vt:variant>
      <vt:variant>
        <vt:lpwstr/>
      </vt:variant>
      <vt:variant>
        <vt:lpwstr>_Toc157388199</vt:lpwstr>
      </vt:variant>
      <vt:variant>
        <vt:i4>1048639</vt:i4>
      </vt:variant>
      <vt:variant>
        <vt:i4>272</vt:i4>
      </vt:variant>
      <vt:variant>
        <vt:i4>0</vt:i4>
      </vt:variant>
      <vt:variant>
        <vt:i4>5</vt:i4>
      </vt:variant>
      <vt:variant>
        <vt:lpwstr/>
      </vt:variant>
      <vt:variant>
        <vt:lpwstr>_Toc157388198</vt:lpwstr>
      </vt:variant>
      <vt:variant>
        <vt:i4>1048639</vt:i4>
      </vt:variant>
      <vt:variant>
        <vt:i4>266</vt:i4>
      </vt:variant>
      <vt:variant>
        <vt:i4>0</vt:i4>
      </vt:variant>
      <vt:variant>
        <vt:i4>5</vt:i4>
      </vt:variant>
      <vt:variant>
        <vt:lpwstr/>
      </vt:variant>
      <vt:variant>
        <vt:lpwstr>_Toc157388197</vt:lpwstr>
      </vt:variant>
      <vt:variant>
        <vt:i4>1048639</vt:i4>
      </vt:variant>
      <vt:variant>
        <vt:i4>260</vt:i4>
      </vt:variant>
      <vt:variant>
        <vt:i4>0</vt:i4>
      </vt:variant>
      <vt:variant>
        <vt:i4>5</vt:i4>
      </vt:variant>
      <vt:variant>
        <vt:lpwstr/>
      </vt:variant>
      <vt:variant>
        <vt:lpwstr>_Toc157388196</vt:lpwstr>
      </vt:variant>
      <vt:variant>
        <vt:i4>1048639</vt:i4>
      </vt:variant>
      <vt:variant>
        <vt:i4>254</vt:i4>
      </vt:variant>
      <vt:variant>
        <vt:i4>0</vt:i4>
      </vt:variant>
      <vt:variant>
        <vt:i4>5</vt:i4>
      </vt:variant>
      <vt:variant>
        <vt:lpwstr/>
      </vt:variant>
      <vt:variant>
        <vt:lpwstr>_Toc157388195</vt:lpwstr>
      </vt:variant>
      <vt:variant>
        <vt:i4>1048639</vt:i4>
      </vt:variant>
      <vt:variant>
        <vt:i4>248</vt:i4>
      </vt:variant>
      <vt:variant>
        <vt:i4>0</vt:i4>
      </vt:variant>
      <vt:variant>
        <vt:i4>5</vt:i4>
      </vt:variant>
      <vt:variant>
        <vt:lpwstr/>
      </vt:variant>
      <vt:variant>
        <vt:lpwstr>_Toc157388194</vt:lpwstr>
      </vt:variant>
      <vt:variant>
        <vt:i4>1048639</vt:i4>
      </vt:variant>
      <vt:variant>
        <vt:i4>242</vt:i4>
      </vt:variant>
      <vt:variant>
        <vt:i4>0</vt:i4>
      </vt:variant>
      <vt:variant>
        <vt:i4>5</vt:i4>
      </vt:variant>
      <vt:variant>
        <vt:lpwstr/>
      </vt:variant>
      <vt:variant>
        <vt:lpwstr>_Toc157388193</vt:lpwstr>
      </vt:variant>
      <vt:variant>
        <vt:i4>1048639</vt:i4>
      </vt:variant>
      <vt:variant>
        <vt:i4>236</vt:i4>
      </vt:variant>
      <vt:variant>
        <vt:i4>0</vt:i4>
      </vt:variant>
      <vt:variant>
        <vt:i4>5</vt:i4>
      </vt:variant>
      <vt:variant>
        <vt:lpwstr/>
      </vt:variant>
      <vt:variant>
        <vt:lpwstr>_Toc157388192</vt:lpwstr>
      </vt:variant>
      <vt:variant>
        <vt:i4>1048639</vt:i4>
      </vt:variant>
      <vt:variant>
        <vt:i4>230</vt:i4>
      </vt:variant>
      <vt:variant>
        <vt:i4>0</vt:i4>
      </vt:variant>
      <vt:variant>
        <vt:i4>5</vt:i4>
      </vt:variant>
      <vt:variant>
        <vt:lpwstr/>
      </vt:variant>
      <vt:variant>
        <vt:lpwstr>_Toc157388191</vt:lpwstr>
      </vt:variant>
      <vt:variant>
        <vt:i4>1048639</vt:i4>
      </vt:variant>
      <vt:variant>
        <vt:i4>224</vt:i4>
      </vt:variant>
      <vt:variant>
        <vt:i4>0</vt:i4>
      </vt:variant>
      <vt:variant>
        <vt:i4>5</vt:i4>
      </vt:variant>
      <vt:variant>
        <vt:lpwstr/>
      </vt:variant>
      <vt:variant>
        <vt:lpwstr>_Toc157388190</vt:lpwstr>
      </vt:variant>
      <vt:variant>
        <vt:i4>1114175</vt:i4>
      </vt:variant>
      <vt:variant>
        <vt:i4>218</vt:i4>
      </vt:variant>
      <vt:variant>
        <vt:i4>0</vt:i4>
      </vt:variant>
      <vt:variant>
        <vt:i4>5</vt:i4>
      </vt:variant>
      <vt:variant>
        <vt:lpwstr/>
      </vt:variant>
      <vt:variant>
        <vt:lpwstr>_Toc157388189</vt:lpwstr>
      </vt:variant>
      <vt:variant>
        <vt:i4>1114175</vt:i4>
      </vt:variant>
      <vt:variant>
        <vt:i4>212</vt:i4>
      </vt:variant>
      <vt:variant>
        <vt:i4>0</vt:i4>
      </vt:variant>
      <vt:variant>
        <vt:i4>5</vt:i4>
      </vt:variant>
      <vt:variant>
        <vt:lpwstr/>
      </vt:variant>
      <vt:variant>
        <vt:lpwstr>_Toc157388188</vt:lpwstr>
      </vt:variant>
      <vt:variant>
        <vt:i4>1114175</vt:i4>
      </vt:variant>
      <vt:variant>
        <vt:i4>206</vt:i4>
      </vt:variant>
      <vt:variant>
        <vt:i4>0</vt:i4>
      </vt:variant>
      <vt:variant>
        <vt:i4>5</vt:i4>
      </vt:variant>
      <vt:variant>
        <vt:lpwstr/>
      </vt:variant>
      <vt:variant>
        <vt:lpwstr>_Toc157388187</vt:lpwstr>
      </vt:variant>
      <vt:variant>
        <vt:i4>1114175</vt:i4>
      </vt:variant>
      <vt:variant>
        <vt:i4>200</vt:i4>
      </vt:variant>
      <vt:variant>
        <vt:i4>0</vt:i4>
      </vt:variant>
      <vt:variant>
        <vt:i4>5</vt:i4>
      </vt:variant>
      <vt:variant>
        <vt:lpwstr/>
      </vt:variant>
      <vt:variant>
        <vt:lpwstr>_Toc157388186</vt:lpwstr>
      </vt:variant>
      <vt:variant>
        <vt:i4>1114175</vt:i4>
      </vt:variant>
      <vt:variant>
        <vt:i4>194</vt:i4>
      </vt:variant>
      <vt:variant>
        <vt:i4>0</vt:i4>
      </vt:variant>
      <vt:variant>
        <vt:i4>5</vt:i4>
      </vt:variant>
      <vt:variant>
        <vt:lpwstr/>
      </vt:variant>
      <vt:variant>
        <vt:lpwstr>_Toc157388185</vt:lpwstr>
      </vt:variant>
      <vt:variant>
        <vt:i4>1114175</vt:i4>
      </vt:variant>
      <vt:variant>
        <vt:i4>188</vt:i4>
      </vt:variant>
      <vt:variant>
        <vt:i4>0</vt:i4>
      </vt:variant>
      <vt:variant>
        <vt:i4>5</vt:i4>
      </vt:variant>
      <vt:variant>
        <vt:lpwstr/>
      </vt:variant>
      <vt:variant>
        <vt:lpwstr>_Toc157388184</vt:lpwstr>
      </vt:variant>
      <vt:variant>
        <vt:i4>1114175</vt:i4>
      </vt:variant>
      <vt:variant>
        <vt:i4>182</vt:i4>
      </vt:variant>
      <vt:variant>
        <vt:i4>0</vt:i4>
      </vt:variant>
      <vt:variant>
        <vt:i4>5</vt:i4>
      </vt:variant>
      <vt:variant>
        <vt:lpwstr/>
      </vt:variant>
      <vt:variant>
        <vt:lpwstr>_Toc157388183</vt:lpwstr>
      </vt:variant>
      <vt:variant>
        <vt:i4>1114175</vt:i4>
      </vt:variant>
      <vt:variant>
        <vt:i4>176</vt:i4>
      </vt:variant>
      <vt:variant>
        <vt:i4>0</vt:i4>
      </vt:variant>
      <vt:variant>
        <vt:i4>5</vt:i4>
      </vt:variant>
      <vt:variant>
        <vt:lpwstr/>
      </vt:variant>
      <vt:variant>
        <vt:lpwstr>_Toc157388182</vt:lpwstr>
      </vt:variant>
      <vt:variant>
        <vt:i4>1114175</vt:i4>
      </vt:variant>
      <vt:variant>
        <vt:i4>170</vt:i4>
      </vt:variant>
      <vt:variant>
        <vt:i4>0</vt:i4>
      </vt:variant>
      <vt:variant>
        <vt:i4>5</vt:i4>
      </vt:variant>
      <vt:variant>
        <vt:lpwstr/>
      </vt:variant>
      <vt:variant>
        <vt:lpwstr>_Toc157388181</vt:lpwstr>
      </vt:variant>
      <vt:variant>
        <vt:i4>1114175</vt:i4>
      </vt:variant>
      <vt:variant>
        <vt:i4>164</vt:i4>
      </vt:variant>
      <vt:variant>
        <vt:i4>0</vt:i4>
      </vt:variant>
      <vt:variant>
        <vt:i4>5</vt:i4>
      </vt:variant>
      <vt:variant>
        <vt:lpwstr/>
      </vt:variant>
      <vt:variant>
        <vt:lpwstr>_Toc157388180</vt:lpwstr>
      </vt:variant>
      <vt:variant>
        <vt:i4>1966143</vt:i4>
      </vt:variant>
      <vt:variant>
        <vt:i4>158</vt:i4>
      </vt:variant>
      <vt:variant>
        <vt:i4>0</vt:i4>
      </vt:variant>
      <vt:variant>
        <vt:i4>5</vt:i4>
      </vt:variant>
      <vt:variant>
        <vt:lpwstr/>
      </vt:variant>
      <vt:variant>
        <vt:lpwstr>_Toc157388179</vt:lpwstr>
      </vt:variant>
      <vt:variant>
        <vt:i4>1966143</vt:i4>
      </vt:variant>
      <vt:variant>
        <vt:i4>152</vt:i4>
      </vt:variant>
      <vt:variant>
        <vt:i4>0</vt:i4>
      </vt:variant>
      <vt:variant>
        <vt:i4>5</vt:i4>
      </vt:variant>
      <vt:variant>
        <vt:lpwstr/>
      </vt:variant>
      <vt:variant>
        <vt:lpwstr>_Toc157388178</vt:lpwstr>
      </vt:variant>
      <vt:variant>
        <vt:i4>1966143</vt:i4>
      </vt:variant>
      <vt:variant>
        <vt:i4>146</vt:i4>
      </vt:variant>
      <vt:variant>
        <vt:i4>0</vt:i4>
      </vt:variant>
      <vt:variant>
        <vt:i4>5</vt:i4>
      </vt:variant>
      <vt:variant>
        <vt:lpwstr/>
      </vt:variant>
      <vt:variant>
        <vt:lpwstr>_Toc157388177</vt:lpwstr>
      </vt:variant>
      <vt:variant>
        <vt:i4>1966143</vt:i4>
      </vt:variant>
      <vt:variant>
        <vt:i4>140</vt:i4>
      </vt:variant>
      <vt:variant>
        <vt:i4>0</vt:i4>
      </vt:variant>
      <vt:variant>
        <vt:i4>5</vt:i4>
      </vt:variant>
      <vt:variant>
        <vt:lpwstr/>
      </vt:variant>
      <vt:variant>
        <vt:lpwstr>_Toc157388176</vt:lpwstr>
      </vt:variant>
      <vt:variant>
        <vt:i4>1966143</vt:i4>
      </vt:variant>
      <vt:variant>
        <vt:i4>134</vt:i4>
      </vt:variant>
      <vt:variant>
        <vt:i4>0</vt:i4>
      </vt:variant>
      <vt:variant>
        <vt:i4>5</vt:i4>
      </vt:variant>
      <vt:variant>
        <vt:lpwstr/>
      </vt:variant>
      <vt:variant>
        <vt:lpwstr>_Toc157388175</vt:lpwstr>
      </vt:variant>
      <vt:variant>
        <vt:i4>1966143</vt:i4>
      </vt:variant>
      <vt:variant>
        <vt:i4>128</vt:i4>
      </vt:variant>
      <vt:variant>
        <vt:i4>0</vt:i4>
      </vt:variant>
      <vt:variant>
        <vt:i4>5</vt:i4>
      </vt:variant>
      <vt:variant>
        <vt:lpwstr/>
      </vt:variant>
      <vt:variant>
        <vt:lpwstr>_Toc157388174</vt:lpwstr>
      </vt:variant>
      <vt:variant>
        <vt:i4>1966143</vt:i4>
      </vt:variant>
      <vt:variant>
        <vt:i4>122</vt:i4>
      </vt:variant>
      <vt:variant>
        <vt:i4>0</vt:i4>
      </vt:variant>
      <vt:variant>
        <vt:i4>5</vt:i4>
      </vt:variant>
      <vt:variant>
        <vt:lpwstr/>
      </vt:variant>
      <vt:variant>
        <vt:lpwstr>_Toc157388173</vt:lpwstr>
      </vt:variant>
      <vt:variant>
        <vt:i4>1966143</vt:i4>
      </vt:variant>
      <vt:variant>
        <vt:i4>116</vt:i4>
      </vt:variant>
      <vt:variant>
        <vt:i4>0</vt:i4>
      </vt:variant>
      <vt:variant>
        <vt:i4>5</vt:i4>
      </vt:variant>
      <vt:variant>
        <vt:lpwstr/>
      </vt:variant>
      <vt:variant>
        <vt:lpwstr>_Toc157388172</vt:lpwstr>
      </vt:variant>
      <vt:variant>
        <vt:i4>1966143</vt:i4>
      </vt:variant>
      <vt:variant>
        <vt:i4>110</vt:i4>
      </vt:variant>
      <vt:variant>
        <vt:i4>0</vt:i4>
      </vt:variant>
      <vt:variant>
        <vt:i4>5</vt:i4>
      </vt:variant>
      <vt:variant>
        <vt:lpwstr/>
      </vt:variant>
      <vt:variant>
        <vt:lpwstr>_Toc157388171</vt:lpwstr>
      </vt:variant>
      <vt:variant>
        <vt:i4>1966143</vt:i4>
      </vt:variant>
      <vt:variant>
        <vt:i4>104</vt:i4>
      </vt:variant>
      <vt:variant>
        <vt:i4>0</vt:i4>
      </vt:variant>
      <vt:variant>
        <vt:i4>5</vt:i4>
      </vt:variant>
      <vt:variant>
        <vt:lpwstr/>
      </vt:variant>
      <vt:variant>
        <vt:lpwstr>_Toc157388170</vt:lpwstr>
      </vt:variant>
      <vt:variant>
        <vt:i4>2031679</vt:i4>
      </vt:variant>
      <vt:variant>
        <vt:i4>98</vt:i4>
      </vt:variant>
      <vt:variant>
        <vt:i4>0</vt:i4>
      </vt:variant>
      <vt:variant>
        <vt:i4>5</vt:i4>
      </vt:variant>
      <vt:variant>
        <vt:lpwstr/>
      </vt:variant>
      <vt:variant>
        <vt:lpwstr>_Toc157388169</vt:lpwstr>
      </vt:variant>
      <vt:variant>
        <vt:i4>2031679</vt:i4>
      </vt:variant>
      <vt:variant>
        <vt:i4>92</vt:i4>
      </vt:variant>
      <vt:variant>
        <vt:i4>0</vt:i4>
      </vt:variant>
      <vt:variant>
        <vt:i4>5</vt:i4>
      </vt:variant>
      <vt:variant>
        <vt:lpwstr/>
      </vt:variant>
      <vt:variant>
        <vt:lpwstr>_Toc157388168</vt:lpwstr>
      </vt:variant>
      <vt:variant>
        <vt:i4>2031679</vt:i4>
      </vt:variant>
      <vt:variant>
        <vt:i4>86</vt:i4>
      </vt:variant>
      <vt:variant>
        <vt:i4>0</vt:i4>
      </vt:variant>
      <vt:variant>
        <vt:i4>5</vt:i4>
      </vt:variant>
      <vt:variant>
        <vt:lpwstr/>
      </vt:variant>
      <vt:variant>
        <vt:lpwstr>_Toc157388167</vt:lpwstr>
      </vt:variant>
      <vt:variant>
        <vt:i4>2031679</vt:i4>
      </vt:variant>
      <vt:variant>
        <vt:i4>80</vt:i4>
      </vt:variant>
      <vt:variant>
        <vt:i4>0</vt:i4>
      </vt:variant>
      <vt:variant>
        <vt:i4>5</vt:i4>
      </vt:variant>
      <vt:variant>
        <vt:lpwstr/>
      </vt:variant>
      <vt:variant>
        <vt:lpwstr>_Toc157388166</vt:lpwstr>
      </vt:variant>
      <vt:variant>
        <vt:i4>2031679</vt:i4>
      </vt:variant>
      <vt:variant>
        <vt:i4>74</vt:i4>
      </vt:variant>
      <vt:variant>
        <vt:i4>0</vt:i4>
      </vt:variant>
      <vt:variant>
        <vt:i4>5</vt:i4>
      </vt:variant>
      <vt:variant>
        <vt:lpwstr/>
      </vt:variant>
      <vt:variant>
        <vt:lpwstr>_Toc157388165</vt:lpwstr>
      </vt:variant>
      <vt:variant>
        <vt:i4>2031679</vt:i4>
      </vt:variant>
      <vt:variant>
        <vt:i4>68</vt:i4>
      </vt:variant>
      <vt:variant>
        <vt:i4>0</vt:i4>
      </vt:variant>
      <vt:variant>
        <vt:i4>5</vt:i4>
      </vt:variant>
      <vt:variant>
        <vt:lpwstr/>
      </vt:variant>
      <vt:variant>
        <vt:lpwstr>_Toc157388164</vt:lpwstr>
      </vt:variant>
      <vt:variant>
        <vt:i4>2031679</vt:i4>
      </vt:variant>
      <vt:variant>
        <vt:i4>62</vt:i4>
      </vt:variant>
      <vt:variant>
        <vt:i4>0</vt:i4>
      </vt:variant>
      <vt:variant>
        <vt:i4>5</vt:i4>
      </vt:variant>
      <vt:variant>
        <vt:lpwstr/>
      </vt:variant>
      <vt:variant>
        <vt:lpwstr>_Toc157388163</vt:lpwstr>
      </vt:variant>
      <vt:variant>
        <vt:i4>2031679</vt:i4>
      </vt:variant>
      <vt:variant>
        <vt:i4>56</vt:i4>
      </vt:variant>
      <vt:variant>
        <vt:i4>0</vt:i4>
      </vt:variant>
      <vt:variant>
        <vt:i4>5</vt:i4>
      </vt:variant>
      <vt:variant>
        <vt:lpwstr/>
      </vt:variant>
      <vt:variant>
        <vt:lpwstr>_Toc157388162</vt:lpwstr>
      </vt:variant>
      <vt:variant>
        <vt:i4>2031679</vt:i4>
      </vt:variant>
      <vt:variant>
        <vt:i4>50</vt:i4>
      </vt:variant>
      <vt:variant>
        <vt:i4>0</vt:i4>
      </vt:variant>
      <vt:variant>
        <vt:i4>5</vt:i4>
      </vt:variant>
      <vt:variant>
        <vt:lpwstr/>
      </vt:variant>
      <vt:variant>
        <vt:lpwstr>_Toc157388161</vt:lpwstr>
      </vt:variant>
      <vt:variant>
        <vt:i4>2031679</vt:i4>
      </vt:variant>
      <vt:variant>
        <vt:i4>44</vt:i4>
      </vt:variant>
      <vt:variant>
        <vt:i4>0</vt:i4>
      </vt:variant>
      <vt:variant>
        <vt:i4>5</vt:i4>
      </vt:variant>
      <vt:variant>
        <vt:lpwstr/>
      </vt:variant>
      <vt:variant>
        <vt:lpwstr>_Toc157388160</vt:lpwstr>
      </vt:variant>
      <vt:variant>
        <vt:i4>1835071</vt:i4>
      </vt:variant>
      <vt:variant>
        <vt:i4>38</vt:i4>
      </vt:variant>
      <vt:variant>
        <vt:i4>0</vt:i4>
      </vt:variant>
      <vt:variant>
        <vt:i4>5</vt:i4>
      </vt:variant>
      <vt:variant>
        <vt:lpwstr/>
      </vt:variant>
      <vt:variant>
        <vt:lpwstr>_Toc157388159</vt:lpwstr>
      </vt:variant>
      <vt:variant>
        <vt:i4>1835071</vt:i4>
      </vt:variant>
      <vt:variant>
        <vt:i4>32</vt:i4>
      </vt:variant>
      <vt:variant>
        <vt:i4>0</vt:i4>
      </vt:variant>
      <vt:variant>
        <vt:i4>5</vt:i4>
      </vt:variant>
      <vt:variant>
        <vt:lpwstr/>
      </vt:variant>
      <vt:variant>
        <vt:lpwstr>_Toc157388158</vt:lpwstr>
      </vt:variant>
      <vt:variant>
        <vt:i4>1835071</vt:i4>
      </vt:variant>
      <vt:variant>
        <vt:i4>26</vt:i4>
      </vt:variant>
      <vt:variant>
        <vt:i4>0</vt:i4>
      </vt:variant>
      <vt:variant>
        <vt:i4>5</vt:i4>
      </vt:variant>
      <vt:variant>
        <vt:lpwstr/>
      </vt:variant>
      <vt:variant>
        <vt:lpwstr>_Toc157388157</vt:lpwstr>
      </vt:variant>
      <vt:variant>
        <vt:i4>1835071</vt:i4>
      </vt:variant>
      <vt:variant>
        <vt:i4>20</vt:i4>
      </vt:variant>
      <vt:variant>
        <vt:i4>0</vt:i4>
      </vt:variant>
      <vt:variant>
        <vt:i4>5</vt:i4>
      </vt:variant>
      <vt:variant>
        <vt:lpwstr/>
      </vt:variant>
      <vt:variant>
        <vt:lpwstr>_Toc157388156</vt:lpwstr>
      </vt:variant>
      <vt:variant>
        <vt:i4>1835071</vt:i4>
      </vt:variant>
      <vt:variant>
        <vt:i4>14</vt:i4>
      </vt:variant>
      <vt:variant>
        <vt:i4>0</vt:i4>
      </vt:variant>
      <vt:variant>
        <vt:i4>5</vt:i4>
      </vt:variant>
      <vt:variant>
        <vt:lpwstr/>
      </vt:variant>
      <vt:variant>
        <vt:lpwstr>_Toc157388155</vt:lpwstr>
      </vt:variant>
      <vt:variant>
        <vt:i4>1835071</vt:i4>
      </vt:variant>
      <vt:variant>
        <vt:i4>8</vt:i4>
      </vt:variant>
      <vt:variant>
        <vt:i4>0</vt:i4>
      </vt:variant>
      <vt:variant>
        <vt:i4>5</vt:i4>
      </vt:variant>
      <vt:variant>
        <vt:lpwstr/>
      </vt:variant>
      <vt:variant>
        <vt:lpwstr>_Toc157388154</vt:lpwstr>
      </vt:variant>
      <vt:variant>
        <vt:i4>1835071</vt:i4>
      </vt:variant>
      <vt:variant>
        <vt:i4>2</vt:i4>
      </vt:variant>
      <vt:variant>
        <vt:i4>0</vt:i4>
      </vt:variant>
      <vt:variant>
        <vt:i4>5</vt:i4>
      </vt:variant>
      <vt:variant>
        <vt:lpwstr/>
      </vt:variant>
      <vt:variant>
        <vt:lpwstr>_Toc157388153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Abdullah</dc:creator>
  <cp:keywords/>
  <dc:description/>
  <cp:lastModifiedBy>احمد محمد احمد اسماعيل</cp:lastModifiedBy>
  <cp:revision>4</cp:revision>
  <cp:lastPrinted>2024-01-29T01:13:00Z</cp:lastPrinted>
  <dcterms:created xsi:type="dcterms:W3CDTF">2024-01-29T01:13:00Z</dcterms:created>
  <dcterms:modified xsi:type="dcterms:W3CDTF">2024-01-30T20:50:00Z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0x010100155C09251416374BB3F914576A4BB7E5</vt:lpwstr>
  </property>
</Properties>
</file>